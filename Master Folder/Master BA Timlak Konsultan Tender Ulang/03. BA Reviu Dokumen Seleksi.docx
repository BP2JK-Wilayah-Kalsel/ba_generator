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69C2DB05"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F2586D" w:rsidRPr="00F2586D">
        <w:rPr>
          <w:rFonts w:ascii="Arial" w:eastAsia="Arial" w:hAnsi="Arial" w:cs="Arial"/>
          <w:sz w:val="22"/>
          <w:szCs w:val="22"/>
        </w:rPr>
        <w:t>{kode_klasifikasi}/R/Bp2jk17/TIMLAK-{kode_pokja}/2026/02</w:t>
      </w:r>
    </w:p>
    <w:p w14:paraId="7F516D18" w14:textId="77777777" w:rsidR="00924301" w:rsidRPr="00B506FD" w:rsidRDefault="00924301" w:rsidP="4F5E63BA">
      <w:pPr>
        <w:spacing w:before="12" w:line="276" w:lineRule="auto"/>
        <w:rPr>
          <w:sz w:val="24"/>
          <w:szCs w:val="24"/>
        </w:rPr>
      </w:pPr>
    </w:p>
    <w:p w14:paraId="5E766558" w14:textId="77777777" w:rsidR="00F2586D" w:rsidRPr="003B14B8" w:rsidRDefault="00F2586D" w:rsidP="00F2586D">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Pr>
          <w:rFonts w:ascii="Arial" w:eastAsia="Arial" w:hAnsi="Arial" w:cs="Arial"/>
          <w:b/>
          <w:bCs/>
          <w:spacing w:val="7"/>
          <w:sz w:val="22"/>
          <w:szCs w:val="22"/>
        </w:rPr>
        <w:t>{hari_</w:t>
      </w:r>
      <w:r>
        <w:rPr>
          <w:rFonts w:ascii="Arial" w:eastAsia="Arial" w:hAnsi="Arial" w:cs="Arial"/>
          <w:b/>
          <w:bCs/>
          <w:spacing w:val="7"/>
          <w:sz w:val="22"/>
          <w:szCs w:val="22"/>
          <w:lang w:val="en-US"/>
        </w:rPr>
        <w:t>reviu</w:t>
      </w:r>
      <w:r>
        <w:rPr>
          <w:rFonts w:ascii="Arial" w:eastAsia="Arial" w:hAnsi="Arial" w:cs="Arial"/>
          <w:b/>
          <w:bCs/>
          <w:spacing w:val="7"/>
          <w:sz w:val="22"/>
          <w:szCs w:val="22"/>
        </w:rPr>
        <w:t>}</w:t>
      </w:r>
      <w:r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Pr>
          <w:rFonts w:ascii="Arial" w:eastAsia="Arial" w:hAnsi="Arial" w:cs="Arial"/>
          <w:b/>
          <w:bCs/>
          <w:spacing w:val="7"/>
          <w:sz w:val="22"/>
          <w:szCs w:val="22"/>
        </w:rPr>
        <w:t>{tanggal_sebut_</w:t>
      </w:r>
      <w:r>
        <w:rPr>
          <w:rFonts w:ascii="Arial" w:eastAsia="Arial" w:hAnsi="Arial" w:cs="Arial"/>
          <w:b/>
          <w:bCs/>
          <w:spacing w:val="7"/>
          <w:sz w:val="22"/>
          <w:szCs w:val="22"/>
          <w:lang w:val="en-US"/>
        </w:rPr>
        <w:t>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{bulan_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{tahun_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w:t>
      </w:r>
      <w:r w:rsidRPr="00230D45">
        <w:rPr>
          <w:rFonts w:ascii="Arial" w:eastAsia="Arial" w:hAnsi="Arial" w:cs="Arial"/>
          <w:b/>
          <w:bCs/>
          <w:spacing w:val="2"/>
          <w:sz w:val="22"/>
          <w:szCs w:val="22"/>
        </w:rPr>
        <w:t>na</w:t>
      </w:r>
      <w:r w:rsidRPr="00230D45">
        <w:rPr>
          <w:rFonts w:ascii="Arial" w:eastAsia="Arial" w:hAnsi="Arial" w:cs="Arial"/>
          <w:b/>
          <w:bCs/>
          <w:spacing w:val="-2"/>
          <w:sz w:val="22"/>
          <w:szCs w:val="22"/>
        </w:rPr>
        <w:t xml:space="preserve"> </w:t>
      </w:r>
      <w:r>
        <w:rPr>
          <w:rFonts w:ascii="Arial" w:eastAsia="Arial" w:hAnsi="Arial" w:cs="Arial"/>
          <w:b/>
          <w:bCs/>
          <w:spacing w:val="2"/>
          <w:sz w:val="22"/>
          <w:szCs w:val="22"/>
        </w:rPr>
        <w:t>{kode_pokja}</w:t>
      </w:r>
      <w:r w:rsidRPr="0026140C">
        <w:rPr>
          <w:rFonts w:ascii="Arial" w:eastAsia="Arial" w:hAnsi="Arial" w:cs="Arial"/>
          <w:b/>
          <w:bCs/>
          <w:spacing w:val="-2"/>
          <w:sz w:val="22"/>
          <w:szCs w:val="22"/>
        </w:rPr>
        <w:t xml:space="preserve"> BP</w:t>
      </w:r>
      <w:r w:rsidRPr="0026140C">
        <w:rPr>
          <w:rFonts w:ascii="Arial" w:eastAsia="Arial" w:hAnsi="Arial" w:cs="Arial"/>
          <w:b/>
          <w:bCs/>
          <w:spacing w:val="2"/>
          <w:sz w:val="22"/>
          <w:szCs w:val="22"/>
        </w:rPr>
        <w:t>2</w:t>
      </w:r>
      <w:r w:rsidRPr="0026140C">
        <w:rPr>
          <w:rFonts w:ascii="Arial" w:eastAsia="Arial" w:hAnsi="Arial" w:cs="Arial"/>
          <w:b/>
          <w:bCs/>
          <w:sz w:val="22"/>
          <w:szCs w:val="22"/>
        </w:rPr>
        <w:t xml:space="preserve">JK </w:t>
      </w:r>
      <w:r w:rsidRPr="0026140C">
        <w:rPr>
          <w:rFonts w:ascii="Arial" w:eastAsia="Arial" w:hAnsi="Arial" w:cs="Arial"/>
          <w:b/>
          <w:bCs/>
          <w:spacing w:val="2"/>
          <w:sz w:val="22"/>
          <w:szCs w:val="22"/>
        </w:rPr>
        <w:t>W</w:t>
      </w:r>
      <w:r w:rsidRPr="0026140C">
        <w:rPr>
          <w:rFonts w:ascii="Arial" w:eastAsia="Arial" w:hAnsi="Arial" w:cs="Arial"/>
          <w:b/>
          <w:bCs/>
          <w:spacing w:val="1"/>
          <w:sz w:val="22"/>
          <w:szCs w:val="22"/>
        </w:rPr>
        <w:t>il</w:t>
      </w:r>
      <w:r w:rsidRPr="0026140C">
        <w:rPr>
          <w:rFonts w:ascii="Arial" w:eastAsia="Arial" w:hAnsi="Arial" w:cs="Arial"/>
          <w:b/>
          <w:bCs/>
          <w:spacing w:val="2"/>
          <w:sz w:val="22"/>
          <w:szCs w:val="22"/>
        </w:rPr>
        <w:t>a</w:t>
      </w:r>
      <w:r w:rsidRPr="0026140C">
        <w:rPr>
          <w:rFonts w:ascii="Arial" w:eastAsia="Arial" w:hAnsi="Arial" w:cs="Arial"/>
          <w:b/>
          <w:bCs/>
          <w:spacing w:val="-5"/>
          <w:sz w:val="22"/>
          <w:szCs w:val="22"/>
        </w:rPr>
        <w:t>y</w:t>
      </w:r>
      <w:r w:rsidRPr="0026140C">
        <w:rPr>
          <w:rFonts w:ascii="Arial" w:eastAsia="Arial" w:hAnsi="Arial" w:cs="Arial"/>
          <w:b/>
          <w:bCs/>
          <w:spacing w:val="2"/>
          <w:sz w:val="22"/>
          <w:szCs w:val="22"/>
        </w:rPr>
        <w:t>a</w:t>
      </w:r>
      <w:r w:rsidRPr="0026140C">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Pr>
          <w:rFonts w:ascii="Arial" w:eastAsia="Arial" w:hAnsi="Arial" w:cs="Arial"/>
          <w:spacing w:val="-2"/>
          <w:sz w:val="22"/>
          <w:szCs w:val="22"/>
        </w:rPr>
        <w:t xml:space="preserve"> </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t>{nama_paket}</w:t>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6F42FDB5"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F2586D">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t>{jenis_pengadaan}</w:t>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42D11C7F" w:rsidR="00D547A6" w:rsidRPr="004D5FB2" w:rsidRDefault="00D547A6" w:rsidP="00537E63">
            <w:pPr>
              <w:ind w:right="28"/>
              <w:jc w:val="both"/>
              <w:rPr>
                <w:rFonts w:ascii="Arial" w:hAnsi="Arial" w:cs="Arial"/>
                <w:sz w:val="22"/>
                <w:szCs w:val="22"/>
              </w:rPr>
            </w:pPr>
            <w:r w:rsidRPr="00BF6EDE">
              <w:rPr>
                <w:rFonts w:ascii="Arial" w:hAnsi="Arial" w:cs="Arial"/>
                <w:sz w:val="22"/>
                <w:szCs w:val="22"/>
              </w:rPr>
              <w:t>{metode_</w:t>
            </w:r>
            <w:r w:rsidR="009C67E9" w:rsidRPr="009C67E9">
              <w:rPr>
                <w:rFonts w:ascii="Arial" w:hAnsi="Arial" w:cs="Arial"/>
                <w:sz w:val="22"/>
                <w:szCs w:val="22"/>
              </w:rPr>
              <w:t>pemilihan</w:t>
            </w:r>
            <w:r w:rsidRPr="00BF6EDE">
              <w:rPr>
                <w:rFonts w:ascii="Arial" w:hAnsi="Arial" w:cs="Arial"/>
                <w:sz w:val="22"/>
                <w:szCs w:val="22"/>
              </w:rPr>
              <w:t>}</w:t>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({terbilang_</w:t>
            </w:r>
            <w:r>
              <w:rPr>
                <w:rFonts w:ascii="Arial" w:hAnsi="Arial" w:cs="Arial"/>
                <w:sz w:val="22"/>
                <w:szCs w:val="22"/>
              </w:rPr>
              <w:t>pagu</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r w:rsidR="00AC440B">
        <w:rPr>
          <w:rFonts w:ascii="Arial" w:eastAsia="Arial" w:hAnsi="Arial" w:cs="Arial"/>
          <w:b/>
          <w:bCs/>
          <w:spacing w:val="-2"/>
          <w:sz w:val="22"/>
          <w:szCs w:val="22"/>
          <w:lang w:val="en-US"/>
        </w:rPr>
        <w:t>Pemilihan</w:t>
      </w:r>
    </w:p>
    <w:p w14:paraId="51C4B442" w14:textId="77777777"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8AF1951" w14:textId="618D8BCB" w:rsidR="0053156B" w:rsidRPr="00037814" w:rsidRDefault="00D558F8" w:rsidP="00606DA1">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Standar Operasional Prosedur Nomor 13/SOP.04/2024 tanggal 15 Juli 2024 tentang Reviu Dokumen Persiapan Pengadaan dan Penyiapan Dokumen Pemilihan;</w:t>
      </w:r>
      <w:r w:rsidRPr="00037814">
        <w:rPr>
          <w:rFonts w:ascii="Arial" w:eastAsia="Arial" w:hAnsi="Arial" w:cs="Arial"/>
          <w:sz w:val="22"/>
          <w:szCs w:val="22"/>
        </w:rPr>
        <w:t> </w:t>
      </w:r>
    </w:p>
    <w:p w14:paraId="38DC15A0" w14:textId="77777777" w:rsidR="000C101B" w:rsidRPr="00037814" w:rsidRDefault="000C101B" w:rsidP="007C496A">
      <w:pPr>
        <w:pStyle w:val="ListParagraph"/>
        <w:spacing w:line="276" w:lineRule="auto"/>
        <w:ind w:left="927" w:right="80"/>
        <w:jc w:val="right"/>
        <w:rPr>
          <w:rFonts w:ascii="Arial" w:eastAsia="Arial" w:hAnsi="Arial" w:cs="Arial"/>
          <w:i/>
          <w:iCs/>
          <w:sz w:val="22"/>
          <w:szCs w:val="22"/>
        </w:rPr>
      </w:pPr>
    </w:p>
    <w:p w14:paraId="63CCD626" w14:textId="77777777" w:rsidR="00485AF9" w:rsidRPr="00037814" w:rsidRDefault="00485AF9" w:rsidP="007C496A">
      <w:pPr>
        <w:pStyle w:val="ListParagraph"/>
        <w:spacing w:line="276" w:lineRule="auto"/>
        <w:ind w:left="927" w:right="80"/>
        <w:jc w:val="right"/>
        <w:rPr>
          <w:rFonts w:ascii="Arial" w:eastAsia="Arial" w:hAnsi="Arial" w:cs="Arial"/>
          <w:i/>
          <w:iCs/>
          <w:sz w:val="22"/>
          <w:szCs w:val="22"/>
        </w:rPr>
      </w:pPr>
    </w:p>
    <w:p w14:paraId="51B4B289" w14:textId="215C442B" w:rsidR="007C496A" w:rsidRPr="006229D4" w:rsidRDefault="007C496A" w:rsidP="007C496A">
      <w:pPr>
        <w:pStyle w:val="ListParagraph"/>
        <w:spacing w:line="276" w:lineRule="auto"/>
        <w:ind w:left="927" w:right="80"/>
        <w:jc w:val="right"/>
        <w:rPr>
          <w:rFonts w:ascii="Arial" w:eastAsia="Arial" w:hAnsi="Arial" w:cs="Arial"/>
          <w:i/>
          <w:iCs/>
          <w:sz w:val="22"/>
          <w:szCs w:val="22"/>
          <w:lang w:val="en-ID"/>
        </w:rPr>
      </w:pPr>
      <w:r w:rsidRPr="006229D4">
        <w:rPr>
          <w:rFonts w:ascii="Arial" w:eastAsia="Arial" w:hAnsi="Arial" w:cs="Arial"/>
          <w:i/>
          <w:iCs/>
          <w:sz w:val="22"/>
          <w:szCs w:val="22"/>
          <w:lang w:val="en-ID"/>
        </w:rPr>
        <w:t>e. Keputusan…</w:t>
      </w:r>
    </w:p>
    <w:p w14:paraId="4B37F810" w14:textId="26790F2B"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3A72E8" w:rsidRPr="003A72E8">
        <w:rPr>
          <w:rFonts w:ascii="Arial" w:eastAsia="Arial" w:hAnsi="Arial" w:cs="Arial"/>
          <w:sz w:val="22"/>
          <w:szCs w:val="22"/>
          <w:lang w:val="en-US"/>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{tahun_anggaran}</w:t>
      </w:r>
      <w:r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t>{nomor_sk_timlak}</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t>{tanggal_sk_timlak}</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t>{kode_pokja}</w:t>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2FA7BE0D"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006ECD">
        <w:rPr>
          <w:rFonts w:ascii="Arial" w:eastAsia="Arial" w:hAnsi="Arial" w:cs="Arial"/>
          <w:sz w:val="22"/>
          <w:szCs w:val="22"/>
        </w:rPr>
        <w:t>{nomor_undangan_rapat}</w:t>
      </w:r>
      <w:r w:rsidRPr="00454EF0">
        <w:rPr>
          <w:rFonts w:ascii="Arial" w:eastAsia="Arial" w:hAnsi="Arial" w:cs="Arial"/>
          <w:sz w:val="22"/>
          <w:szCs w:val="22"/>
        </w:rPr>
        <w:t xml:space="preserve"> tanggal </w:t>
      </w:r>
      <w:r w:rsidR="00006ECD">
        <w:rPr>
          <w:rFonts w:ascii="Arial" w:eastAsia="Arial" w:hAnsi="Arial" w:cs="Arial"/>
          <w:sz w:val="22"/>
          <w:szCs w:val="22"/>
        </w:rPr>
        <w:t>{tanggal_</w:t>
      </w:r>
      <w:r w:rsidR="002762F5">
        <w:rPr>
          <w:rFonts w:ascii="Arial" w:eastAsia="Arial" w:hAnsi="Arial" w:cs="Arial"/>
          <w:sz w:val="22"/>
          <w:szCs w:val="22"/>
        </w:rPr>
        <w:t>reviu</w:t>
      </w:r>
      <w:r w:rsidR="00006ECD">
        <w:rPr>
          <w:rFonts w:ascii="Arial" w:eastAsia="Arial" w:hAnsi="Arial" w:cs="Arial"/>
          <w:sz w:val="22"/>
          <w:szCs w:val="22"/>
        </w:rPr>
        <w:t>}</w:t>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243B2EBF" w14:textId="4EE00AA7" w:rsidR="00BE7829" w:rsidRDefault="00227C62" w:rsidP="4F5E63BA">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162ABA03"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E7C210B"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72CB42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59213B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E92FF2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374B6E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B2E63F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69F3DD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FD8DE4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D4B8BBF"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EC33B8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839FB1"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2D0719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576E19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720FC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CEF94F0"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D3AD5B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79197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6F496C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ED7075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2424D90" w14:textId="77777777" w:rsidR="00A45FF6" w:rsidRDefault="00A45FF6" w:rsidP="00791123">
      <w:pPr>
        <w:pBdr>
          <w:top w:val="nil"/>
          <w:left w:val="nil"/>
          <w:bottom w:val="nil"/>
          <w:right w:val="nil"/>
          <w:between w:val="nil"/>
        </w:pBdr>
        <w:spacing w:line="276" w:lineRule="auto"/>
        <w:jc w:val="both"/>
        <w:rPr>
          <w:rFonts w:ascii="Arial" w:eastAsia="Arial" w:hAnsi="Arial" w:cs="Arial"/>
          <w:sz w:val="22"/>
          <w:szCs w:val="22"/>
        </w:rPr>
      </w:pPr>
    </w:p>
    <w:p w14:paraId="6FE4086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C6CAE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74B990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6D5C9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0C488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AD2C949" w14:textId="77777777" w:rsidR="00A45FF6" w:rsidRDefault="00A45FF6" w:rsidP="0053156B">
      <w:pPr>
        <w:pBdr>
          <w:top w:val="nil"/>
          <w:left w:val="nil"/>
          <w:bottom w:val="nil"/>
          <w:right w:val="nil"/>
          <w:between w:val="nil"/>
        </w:pBdr>
        <w:spacing w:line="276" w:lineRule="auto"/>
        <w:rPr>
          <w:rFonts w:ascii="Arial" w:eastAsia="Arial" w:hAnsi="Arial" w:cs="Arial"/>
          <w:sz w:val="22"/>
          <w:szCs w:val="22"/>
        </w:rPr>
      </w:pPr>
    </w:p>
    <w:p w14:paraId="60FD7B7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1E9905E" w14:textId="0B47F0E0" w:rsidR="00A45FF6" w:rsidRPr="00A45FF6" w:rsidRDefault="00A45FF6" w:rsidP="00A45FF6">
      <w:pPr>
        <w:pBdr>
          <w:top w:val="nil"/>
          <w:left w:val="nil"/>
          <w:bottom w:val="nil"/>
          <w:right w:val="nil"/>
          <w:between w:val="nil"/>
        </w:pBdr>
        <w:spacing w:line="276" w:lineRule="auto"/>
        <w:ind w:left="567"/>
        <w:jc w:val="right"/>
        <w:rPr>
          <w:rFonts w:ascii="Arial" w:eastAsia="Arial" w:hAnsi="Arial" w:cs="Arial"/>
          <w:i/>
          <w:iCs/>
          <w:sz w:val="22"/>
          <w:szCs w:val="22"/>
        </w:rPr>
        <w:sectPr w:rsidR="00A45FF6" w:rsidRPr="00A45FF6" w:rsidSect="0053156B">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A45FF6">
        <w:rPr>
          <w:rFonts w:ascii="Arial" w:eastAsia="Arial" w:hAnsi="Arial" w:cs="Arial"/>
          <w:i/>
          <w:iCs/>
          <w:sz w:val="22"/>
          <w:szCs w:val="22"/>
        </w:rPr>
        <w:t>3. Hasil...</w: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28"/>
        <w:gridCol w:w="2313"/>
        <w:gridCol w:w="1111"/>
        <w:gridCol w:w="1049"/>
        <w:gridCol w:w="1441"/>
        <w:gridCol w:w="3737"/>
        <w:gridCol w:w="1440"/>
        <w:gridCol w:w="1450"/>
        <w:gridCol w:w="956"/>
      </w:tblGrid>
      <w:tr w:rsidR="00FA471D" w:rsidRPr="00895830" w14:paraId="7B91A1A8" w14:textId="77777777" w:rsidTr="00356DC1">
        <w:trPr>
          <w:tblHeader/>
        </w:trPr>
        <w:tc>
          <w:tcPr>
            <w:tcW w:w="628" w:type="dxa"/>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9651" w:type="dxa"/>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3846" w:type="dxa"/>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B41714" w:rsidRPr="00895830" w14:paraId="5C9F2D8D" w14:textId="77777777" w:rsidTr="00356DC1">
        <w:trPr>
          <w:tblHeader/>
        </w:trPr>
        <w:tc>
          <w:tcPr>
            <w:tcW w:w="628" w:type="dxa"/>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9651" w:type="dxa"/>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1440" w:type="dxa"/>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1450" w:type="dxa"/>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956" w:type="dxa"/>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6C5287" w:rsidRPr="00895830" w14:paraId="6D4A9336" w14:textId="77777777" w:rsidTr="00356DC1">
        <w:tc>
          <w:tcPr>
            <w:tcW w:w="628" w:type="dxa"/>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9651" w:type="dxa"/>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r w:rsidRPr="00895830">
              <w:rPr>
                <w:rFonts w:ascii="Bookman Old Style" w:hAnsi="Bookman Old Style" w:cs="Arial"/>
                <w:b/>
                <w:bCs/>
                <w:highlight w:val="yellow"/>
                <w:lang w:val="en-US"/>
              </w:rPr>
              <w:t>ndangan</w:t>
            </w:r>
          </w:p>
        </w:tc>
        <w:tc>
          <w:tcPr>
            <w:tcW w:w="1440" w:type="dxa"/>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6AC3D8EF" w14:textId="77777777" w:rsidTr="00356DC1">
        <w:tc>
          <w:tcPr>
            <w:tcW w:w="628" w:type="dxa"/>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9651" w:type="dxa"/>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1440" w:type="dxa"/>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580412BE" w14:textId="77777777" w:rsidTr="00356DC1">
        <w:tc>
          <w:tcPr>
            <w:tcW w:w="628" w:type="dxa"/>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9651" w:type="dxa"/>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1440" w:type="dxa"/>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41714" w:rsidRPr="00895830" w14:paraId="3F65A790" w14:textId="77777777" w:rsidTr="00356DC1">
        <w:tc>
          <w:tcPr>
            <w:tcW w:w="628" w:type="dxa"/>
          </w:tcPr>
          <w:p w14:paraId="2F4FE9E7" w14:textId="3B94403D" w:rsidR="00391E2B" w:rsidRPr="00895830" w:rsidRDefault="007E4562" w:rsidP="007E456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9651" w:type="dxa"/>
            <w:gridSpan w:val="5"/>
          </w:tcPr>
          <w:p w14:paraId="4B4EB733" w14:textId="1E37389D" w:rsidR="00391E2B" w:rsidRPr="00895830" w:rsidRDefault="00391E2B" w:rsidP="00BD73D6">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r w:rsidR="00AC440B" w:rsidRPr="00895830">
              <w:rPr>
                <w:rFonts w:ascii="Bookman Old Style" w:hAnsi="Bookman Old Style" w:cs="Arial"/>
                <w:b/>
                <w:bCs/>
                <w:highlight w:val="yellow"/>
                <w:lang w:val="en-US"/>
              </w:rPr>
              <w:t>Pemilihan</w:t>
            </w:r>
            <w:r w:rsidRPr="00895830">
              <w:rPr>
                <w:rFonts w:ascii="Bookman Old Style" w:hAnsi="Bookman Old Style" w:cs="Arial"/>
                <w:b/>
                <w:bCs/>
                <w:highlight w:val="yellow"/>
              </w:rPr>
              <w:t xml:space="preserve"> </w:t>
            </w:r>
            <w:r w:rsidR="0034589D" w:rsidRPr="00895830">
              <w:rPr>
                <w:rFonts w:ascii="Bookman Old Style" w:hAnsi="Bookman Old Style" w:cs="Arial"/>
                <w:b/>
                <w:bCs/>
                <w:highlight w:val="yellow"/>
              </w:rPr>
              <w:t>[</w:t>
            </w:r>
            <w:r w:rsidRPr="00895830">
              <w:rPr>
                <w:rFonts w:ascii="Bookman Old Style" w:hAnsi="Bookman Old Style" w:cs="Arial"/>
                <w:b/>
                <w:bCs/>
                <w:highlight w:val="yellow"/>
              </w:rPr>
              <w:t>LD</w:t>
            </w:r>
            <w:r w:rsidR="00AC440B" w:rsidRPr="00895830">
              <w:rPr>
                <w:rFonts w:ascii="Bookman Old Style" w:hAnsi="Bookman Old Style" w:cs="Arial"/>
                <w:b/>
                <w:bCs/>
                <w:highlight w:val="yellow"/>
                <w:lang w:val="en-US"/>
              </w:rPr>
              <w:t>P</w:t>
            </w:r>
            <w:r w:rsidR="0034589D" w:rsidRPr="00895830">
              <w:rPr>
                <w:rFonts w:ascii="Bookman Old Style" w:hAnsi="Bookman Old Style" w:cs="Arial"/>
                <w:b/>
                <w:bCs/>
                <w:highlight w:val="yellow"/>
              </w:rPr>
              <w:t>]</w:t>
            </w:r>
            <w:r w:rsidR="00BD73D6" w:rsidRPr="00895830">
              <w:rPr>
                <w:rFonts w:ascii="Bookman Old Style" w:hAnsi="Bookman Old Style" w:cs="Arial"/>
                <w:b/>
                <w:bCs/>
                <w:highlight w:val="yellow"/>
              </w:rPr>
              <w:tab/>
            </w:r>
          </w:p>
        </w:tc>
        <w:tc>
          <w:tcPr>
            <w:tcW w:w="1440" w:type="dxa"/>
          </w:tcPr>
          <w:p w14:paraId="25D6EC7B"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1450" w:type="dxa"/>
          </w:tcPr>
          <w:p w14:paraId="413AF311"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956" w:type="dxa"/>
          </w:tcPr>
          <w:p w14:paraId="0D8B987D"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r>
      <w:tr w:rsidR="0070582D" w:rsidRPr="00895830" w14:paraId="75982CBC" w14:textId="77777777" w:rsidTr="00356DC1">
        <w:tc>
          <w:tcPr>
            <w:tcW w:w="628" w:type="dxa"/>
            <w:vMerge w:val="restart"/>
          </w:tcPr>
          <w:p w14:paraId="39DA02F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2313" w:type="dxa"/>
            <w:vAlign w:val="center"/>
          </w:tcPr>
          <w:p w14:paraId="7BB0E51E" w14:textId="09A1207A"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HAL</w:t>
            </w:r>
          </w:p>
        </w:tc>
        <w:tc>
          <w:tcPr>
            <w:tcW w:w="1111" w:type="dxa"/>
            <w:vAlign w:val="center"/>
          </w:tcPr>
          <w:p w14:paraId="4C52A7DC" w14:textId="6E20C68E"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NOMOR IKP</w:t>
            </w:r>
          </w:p>
        </w:tc>
        <w:tc>
          <w:tcPr>
            <w:tcW w:w="6227" w:type="dxa"/>
            <w:gridSpan w:val="3"/>
            <w:vAlign w:val="center"/>
          </w:tcPr>
          <w:p w14:paraId="19FE756C" w14:textId="72271A69"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KETENTUAN DAN INFORMASI SPESIFIK</w:t>
            </w:r>
          </w:p>
        </w:tc>
        <w:tc>
          <w:tcPr>
            <w:tcW w:w="1440" w:type="dxa"/>
            <w:vAlign w:val="center"/>
          </w:tcPr>
          <w:p w14:paraId="51EB632F"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1450" w:type="dxa"/>
            <w:vAlign w:val="center"/>
          </w:tcPr>
          <w:p w14:paraId="4E48EFB2"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956" w:type="dxa"/>
          </w:tcPr>
          <w:p w14:paraId="5F204F8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r>
      <w:tr w:rsidR="00490973" w:rsidRPr="00895830" w14:paraId="6728656F" w14:textId="77777777" w:rsidTr="00356DC1">
        <w:tc>
          <w:tcPr>
            <w:tcW w:w="628" w:type="dxa"/>
            <w:vMerge/>
          </w:tcPr>
          <w:p w14:paraId="69F90CB3" w14:textId="77777777" w:rsidR="00490973" w:rsidRPr="00895830" w:rsidRDefault="00490973" w:rsidP="00490973">
            <w:pPr>
              <w:pStyle w:val="ListParagraph"/>
              <w:spacing w:before="2" w:line="276" w:lineRule="auto"/>
              <w:ind w:left="0" w:right="28"/>
              <w:jc w:val="both"/>
              <w:rPr>
                <w:rFonts w:ascii="Bookman Old Style" w:hAnsi="Bookman Old Style" w:cs="Arial"/>
                <w:b/>
                <w:bCs/>
                <w:highlight w:val="yellow"/>
              </w:rPr>
            </w:pPr>
          </w:p>
        </w:tc>
        <w:tc>
          <w:tcPr>
            <w:tcW w:w="2313" w:type="dxa"/>
          </w:tcPr>
          <w:p w14:paraId="12691828" w14:textId="16F5036D" w:rsidR="00490973" w:rsidRPr="00895830" w:rsidRDefault="00490973" w:rsidP="008C5ED7">
            <w:pPr>
              <w:pStyle w:val="ListParagraph"/>
              <w:numPr>
                <w:ilvl w:val="0"/>
                <w:numId w:val="7"/>
              </w:numPr>
              <w:spacing w:before="2" w:line="276" w:lineRule="auto"/>
              <w:ind w:left="192" w:right="28"/>
              <w:jc w:val="center"/>
              <w:rPr>
                <w:rFonts w:ascii="Bookman Old Style" w:hAnsi="Bookman Old Style" w:cs="Arial"/>
                <w:b/>
                <w:bCs/>
                <w:highlight w:val="yellow"/>
              </w:rPr>
            </w:pPr>
            <w:r w:rsidRPr="00895830">
              <w:rPr>
                <w:rFonts w:ascii="Bookman Old Style" w:hAnsi="Bookman Old Style" w:cs="Arial"/>
                <w:b/>
                <w:bCs/>
                <w:highlight w:val="yellow"/>
              </w:rPr>
              <w:t>Identitas Pokja</w:t>
            </w:r>
          </w:p>
        </w:tc>
        <w:tc>
          <w:tcPr>
            <w:tcW w:w="1111" w:type="dxa"/>
          </w:tcPr>
          <w:p w14:paraId="64D063F0" w14:textId="509118CF"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1.1</w:t>
            </w:r>
          </w:p>
        </w:tc>
        <w:tc>
          <w:tcPr>
            <w:tcW w:w="6227" w:type="dxa"/>
            <w:gridSpan w:val="3"/>
          </w:tcPr>
          <w:p w14:paraId="3ACB08AF" w14:textId="77777777" w:rsidR="00490973" w:rsidRPr="00895830" w:rsidRDefault="00490973" w:rsidP="00490973">
            <w:pP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Identitas Pokja Pemilihan:</w:t>
            </w:r>
          </w:p>
          <w:p w14:paraId="1A18F32C" w14:textId="6B892177" w:rsidR="00490973" w:rsidRPr="00895830" w:rsidRDefault="00490973" w:rsidP="008C5ED7">
            <w:pPr>
              <w:numPr>
                <w:ilvl w:val="0"/>
                <w:numId w:val="19"/>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Pokja Pemilihan: </w:t>
            </w:r>
            <w:r w:rsidRPr="00895830">
              <w:rPr>
                <w:rFonts w:ascii="Bookman Old Style" w:eastAsia="Basic" w:hAnsi="Bookman Old Style" w:cs="Basic"/>
                <w:b/>
                <w:bCs/>
                <w:highlight w:val="yellow"/>
              </w:rPr>
              <w:t>Kelompok Kerja Pemilihan</w:t>
            </w:r>
            <w:r w:rsidRPr="00895830">
              <w:rPr>
                <w:rFonts w:ascii="Bookman Old Style" w:eastAsia="Basic" w:hAnsi="Bookman Old Style" w:cs="Basic"/>
                <w:highlight w:val="yellow"/>
              </w:rPr>
              <w:t xml:space="preserve"> </w:t>
            </w:r>
            <w:r w:rsidR="0086030A" w:rsidRPr="00895830">
              <w:rPr>
                <w:rFonts w:ascii="Bookman Old Style" w:eastAsia="Basic" w:hAnsi="Bookman Old Style" w:cs="Basic"/>
                <w:b/>
                <w:bCs/>
                <w:highlight w:val="yellow"/>
              </w:rPr>
              <w:t>1.B.13</w:t>
            </w:r>
            <w:r w:rsidRPr="00895830">
              <w:rPr>
                <w:rFonts w:ascii="Bookman Old Style" w:eastAsia="Basic" w:hAnsi="Bookman Old Style" w:cs="Basic"/>
                <w:b/>
                <w:bCs/>
                <w:highlight w:val="yellow"/>
              </w:rPr>
              <w:t xml:space="preserve"> BP2JK Wilayah Kalimantan Selatan Tahun Anggaran 2025-2026</w:t>
            </w:r>
          </w:p>
          <w:p w14:paraId="258DB4AF" w14:textId="77777777"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Pokja Pemilihan: </w:t>
            </w:r>
            <w:r w:rsidRPr="00895830">
              <w:rPr>
                <w:rFonts w:ascii="Bookman Old Style" w:eastAsia="Basic" w:hAnsi="Bookman Old Style" w:cs="Basic"/>
                <w:b/>
                <w:bCs/>
                <w:highlight w:val="yellow"/>
              </w:rPr>
              <w:t>Jl. Yos Sudarso No. 37A Gedung Balai Jasa Konstruksi Wilayah V Banjarmasin Lt. 2 70119</w:t>
            </w:r>
          </w:p>
          <w:p w14:paraId="2996CAE0" w14:textId="1C10DAC6"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w:t>
            </w:r>
            <w:r w:rsidRPr="00895830">
              <w:rPr>
                <w:rFonts w:ascii="Bookman Old Style" w:eastAsia="Basic" w:hAnsi="Bookman Old Style" w:cs="Basic"/>
                <w:i/>
                <w:highlight w:val="yellow"/>
              </w:rPr>
              <w:t xml:space="preserve">website </w:t>
            </w:r>
            <w:r w:rsidRPr="00895830">
              <w:rPr>
                <w:rFonts w:ascii="Bookman Old Style" w:eastAsia="Basic" w:hAnsi="Bookman Old Style" w:cs="Basic"/>
                <w:highlight w:val="yellow"/>
              </w:rPr>
              <w:t xml:space="preserve">LPSE: </w:t>
            </w:r>
            <w:r w:rsidR="00606DA1" w:rsidRPr="00895830">
              <w:rPr>
                <w:rFonts w:ascii="Bookman Old Style" w:eastAsia="Basic" w:hAnsi="Bookman Old Style" w:cs="Basic"/>
                <w:b/>
                <w:bCs/>
                <w:highlight w:val="yellow"/>
              </w:rPr>
              <w:t>https://spse.inaproc.id/pu</w:t>
            </w:r>
          </w:p>
        </w:tc>
        <w:tc>
          <w:tcPr>
            <w:tcW w:w="1440" w:type="dxa"/>
            <w:vAlign w:val="center"/>
          </w:tcPr>
          <w:p w14:paraId="18F1C14E" w14:textId="66649EAB"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D917D38" w14:textId="3D27E5A8"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17D8372" w14:textId="3EA22836"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B3EE3" w:rsidRPr="00895830" w14:paraId="4C1143EF" w14:textId="77777777" w:rsidTr="00356DC1">
        <w:tc>
          <w:tcPr>
            <w:tcW w:w="628" w:type="dxa"/>
            <w:vMerge/>
          </w:tcPr>
          <w:p w14:paraId="137652F1" w14:textId="77777777" w:rsidR="00AB3EE3" w:rsidRPr="00895830" w:rsidRDefault="00AB3EE3" w:rsidP="00AB3EE3">
            <w:pPr>
              <w:pStyle w:val="ListParagraph"/>
              <w:spacing w:before="2" w:line="276" w:lineRule="auto"/>
              <w:ind w:left="0" w:right="28"/>
              <w:jc w:val="both"/>
              <w:rPr>
                <w:rFonts w:ascii="Bookman Old Style" w:hAnsi="Bookman Old Style" w:cs="Arial"/>
                <w:b/>
                <w:bCs/>
                <w:highlight w:val="yellow"/>
              </w:rPr>
            </w:pPr>
          </w:p>
        </w:tc>
        <w:tc>
          <w:tcPr>
            <w:tcW w:w="2313" w:type="dxa"/>
          </w:tcPr>
          <w:p w14:paraId="3D58AE6F" w14:textId="70BDA573" w:rsidR="00AB3EE3" w:rsidRPr="00895830" w:rsidRDefault="00AB3EE3" w:rsidP="00AB3EE3">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Lingkup Pekerjaan</w:t>
            </w:r>
          </w:p>
        </w:tc>
        <w:tc>
          <w:tcPr>
            <w:tcW w:w="1111" w:type="dxa"/>
          </w:tcPr>
          <w:p w14:paraId="0E28ABB9" w14:textId="3681132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1.2</w:t>
            </w:r>
          </w:p>
        </w:tc>
        <w:tc>
          <w:tcPr>
            <w:tcW w:w="6227" w:type="dxa"/>
            <w:gridSpan w:val="3"/>
          </w:tcPr>
          <w:p w14:paraId="473008D8" w14:textId="77777777" w:rsidR="00AB3EE3" w:rsidRPr="00895830" w:rsidRDefault="00AB3EE3" w:rsidP="00AB3EE3">
            <w:pPr>
              <w:pBdr>
                <w:top w:val="nil"/>
                <w:left w:val="nil"/>
                <w:bottom w:val="nil"/>
                <w:right w:val="nil"/>
                <w:between w:val="nil"/>
              </w:pBd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Lingkup Pekerjaan:</w:t>
            </w:r>
          </w:p>
          <w:p w14:paraId="18D030DF"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Nama paket pekerjaan: </w:t>
            </w:r>
          </w:p>
          <w:p w14:paraId="05EF8BCB"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highlight w:val="yellow"/>
              </w:rPr>
            </w:pPr>
            <w:r w:rsidRPr="00895830">
              <w:rPr>
                <w:rFonts w:ascii="Bookman Old Style" w:eastAsia="Basic" w:hAnsi="Bookman Old Style" w:cs="Basic"/>
                <w:b/>
                <w:bCs/>
                <w:highlight w:val="yellow"/>
              </w:rPr>
              <w:t>PW-MYC IJD 03 Pengawasan Teknik Pembangunan Jalan Lintas Tengah Pulau Laut</w:t>
            </w:r>
          </w:p>
          <w:p w14:paraId="51D2A7BD" w14:textId="77777777" w:rsidR="00AB3EE3" w:rsidRPr="00895830" w:rsidRDefault="00AB3EE3" w:rsidP="00AB3EE3">
            <w:pPr>
              <w:pBdr>
                <w:top w:val="nil"/>
                <w:left w:val="nil"/>
                <w:bottom w:val="nil"/>
                <w:right w:val="nil"/>
                <w:between w:val="nil"/>
              </w:pBdr>
              <w:ind w:left="720"/>
              <w:rPr>
                <w:rFonts w:ascii="Bookman Old Style" w:eastAsia="Basic" w:hAnsi="Bookman Old Style" w:cs="Basic"/>
                <w:b/>
                <w:highlight w:val="yellow"/>
              </w:rPr>
            </w:pPr>
          </w:p>
          <w:p w14:paraId="1979D1F5"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Uraian singkat dan lingkup pekerjaan: </w:t>
            </w:r>
            <w:r w:rsidRPr="00895830">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717864BD"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Apabila persetujuan kontrak tahun jamak tidak disetujui oleh pejabat yang berwenang sesuai ketentuan peraturan perundangan, maka tender/tender cepat/mini kompetisi/seleksi/RO dibatalkan dan peserta tender tidak mendapatkan ganti rugi dalam bentuk apapun.</w:t>
            </w:r>
          </w:p>
          <w:p w14:paraId="32BDA477"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i/>
                <w:highlight w:val="yellow"/>
              </w:rPr>
            </w:pPr>
            <w:r w:rsidRPr="00895830">
              <w:rPr>
                <w:rFonts w:ascii="Bookman Old Style" w:eastAsia="Basic" w:hAnsi="Bookman Old Style" w:cs="Basic"/>
                <w:b/>
                <w:bCs/>
                <w:highlight w:val="yellow"/>
              </w:rPr>
              <w:lastRenderedPageBreak/>
              <w:t>Alokasi DIPA masih dalam proses. Apabila alokasi DIPA untuk paket tersebut tidak tersedia dalam dokumen anggaran, maka tender/tender cepat/mini kompetisi/seleksi/RO dapat dibatalkan dan peserta tender tidak mendapatkan ganti rugi dalam bentuk apapun.</w:t>
            </w:r>
          </w:p>
          <w:p w14:paraId="38065CC3" w14:textId="77777777" w:rsidR="00AB3EE3" w:rsidRPr="00895830" w:rsidRDefault="00AB3EE3" w:rsidP="00AB3EE3">
            <w:pPr>
              <w:jc w:val="both"/>
              <w:rPr>
                <w:rFonts w:ascii="Bookman Old Style" w:eastAsia="Basic" w:hAnsi="Bookman Old Style" w:cs="Basic"/>
                <w:b/>
                <w:i/>
                <w:highlight w:val="yellow"/>
              </w:rPr>
            </w:pPr>
          </w:p>
          <w:p w14:paraId="67218951"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Lokasi pekerjaan: </w:t>
            </w:r>
          </w:p>
          <w:p w14:paraId="4950920D" w14:textId="0824A825" w:rsidR="00AB3EE3" w:rsidRPr="00895830" w:rsidRDefault="00AB3EE3" w:rsidP="00AB3EE3">
            <w:pPr>
              <w:pBdr>
                <w:top w:val="nil"/>
                <w:left w:val="nil"/>
                <w:bottom w:val="nil"/>
                <w:right w:val="nil"/>
                <w:between w:val="nil"/>
              </w:pBdr>
              <w:ind w:left="441"/>
              <w:jc w:val="both"/>
              <w:rPr>
                <w:rFonts w:ascii="Bookman Old Style" w:eastAsia="Basic" w:hAnsi="Bookman Old Style" w:cs="Basic"/>
                <w:i/>
                <w:highlight w:val="yellow"/>
              </w:rPr>
            </w:pPr>
            <w:r w:rsidRPr="00895830">
              <w:rPr>
                <w:rFonts w:ascii="Bookman Old Style" w:eastAsia="Basic" w:hAnsi="Bookman Old Style" w:cs="Basic"/>
                <w:b/>
                <w:bCs/>
                <w:highlight w:val="yellow"/>
              </w:rPr>
              <w:t>Jalan Lintas Tengah Pulau Laut dan Kab. Kotabaru, Provinsi Kalimantan Selatan</w:t>
            </w:r>
          </w:p>
        </w:tc>
        <w:tc>
          <w:tcPr>
            <w:tcW w:w="1440" w:type="dxa"/>
            <w:vAlign w:val="center"/>
          </w:tcPr>
          <w:p w14:paraId="32FFDF41" w14:textId="6DED72B6"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D2494FC" w14:textId="49569AD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F744F41" w14:textId="1A7E1094"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14AA9" w:rsidRPr="00895830" w14:paraId="2C1E471D" w14:textId="77777777" w:rsidTr="00356DC1">
        <w:tc>
          <w:tcPr>
            <w:tcW w:w="628" w:type="dxa"/>
            <w:vMerge/>
          </w:tcPr>
          <w:p w14:paraId="6EEF5C88" w14:textId="77777777" w:rsidR="00614AA9" w:rsidRPr="00895830" w:rsidRDefault="00614AA9" w:rsidP="00614AA9">
            <w:pPr>
              <w:pStyle w:val="ListParagraph"/>
              <w:spacing w:line="276" w:lineRule="auto"/>
              <w:ind w:left="0" w:right="28"/>
              <w:jc w:val="both"/>
              <w:rPr>
                <w:rFonts w:ascii="Bookman Old Style" w:hAnsi="Bookman Old Style" w:cs="Arial"/>
                <w:b/>
                <w:bCs/>
                <w:highlight w:val="yellow"/>
              </w:rPr>
            </w:pPr>
          </w:p>
        </w:tc>
        <w:tc>
          <w:tcPr>
            <w:tcW w:w="2313" w:type="dxa"/>
          </w:tcPr>
          <w:p w14:paraId="6FBDCA89" w14:textId="46B995E7" w:rsidR="00614AA9" w:rsidRPr="00895830" w:rsidRDefault="00614AA9" w:rsidP="00614AA9">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Sumber Dana</w:t>
            </w:r>
          </w:p>
        </w:tc>
        <w:tc>
          <w:tcPr>
            <w:tcW w:w="1111" w:type="dxa"/>
          </w:tcPr>
          <w:p w14:paraId="5F0FD0CB" w14:textId="58B88653" w:rsidR="00614AA9" w:rsidRPr="00895830" w:rsidRDefault="00614AA9" w:rsidP="00614AA9">
            <w:pPr>
              <w:pStyle w:val="ListParagraph"/>
              <w:ind w:left="0" w:right="28"/>
              <w:jc w:val="center"/>
              <w:rPr>
                <w:rFonts w:ascii="Bookman Old Style" w:hAnsi="Bookman Old Style" w:cs="Arial"/>
                <w:b/>
                <w:bCs/>
                <w:highlight w:val="yellow"/>
              </w:rPr>
            </w:pPr>
            <w:r w:rsidRPr="00895830">
              <w:rPr>
                <w:rFonts w:ascii="Bookman Old Style" w:hAnsi="Bookman Old Style" w:cs="Arial"/>
                <w:highlight w:val="yellow"/>
              </w:rPr>
              <w:t>2</w:t>
            </w:r>
          </w:p>
        </w:tc>
        <w:tc>
          <w:tcPr>
            <w:tcW w:w="6227" w:type="dxa"/>
            <w:gridSpan w:val="3"/>
          </w:tcPr>
          <w:p w14:paraId="7162CF94"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highlight w:val="yellow"/>
              </w:rPr>
              <w:t>Pekerjaan ini dibiayai dari sumber pendanaan :</w:t>
            </w:r>
          </w:p>
          <w:p w14:paraId="76C25A39"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b/>
                <w:bCs/>
                <w:highlight w:val="yellow"/>
              </w:rPr>
              <w:t>APBN Tahun Anggaran 2025 - 2026</w:t>
            </w:r>
          </w:p>
          <w:p w14:paraId="190C277C" w14:textId="77777777" w:rsidR="00614AA9" w:rsidRPr="00895830" w:rsidRDefault="00614AA9" w:rsidP="00614AA9">
            <w:pPr>
              <w:jc w:val="both"/>
              <w:rPr>
                <w:rFonts w:ascii="Bookman Old Style" w:eastAsia="Basic" w:hAnsi="Bookman Old Style" w:cs="Basic"/>
                <w:b/>
                <w:highlight w:val="yellow"/>
              </w:rPr>
            </w:pPr>
          </w:p>
          <w:p w14:paraId="02536D62" w14:textId="7A45EF3D" w:rsidR="00614AA9" w:rsidRPr="00895830" w:rsidRDefault="00614AA9" w:rsidP="00912C6D">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Pagu Anggaran: </w:t>
            </w:r>
            <w:r w:rsidRPr="00895830">
              <w:rPr>
                <w:rFonts w:ascii="Bookman Old Style" w:eastAsia="Basic" w:hAnsi="Bookman Old Style" w:cs="Basic"/>
                <w:b/>
                <w:bCs/>
                <w:highlight w:val="yellow"/>
              </w:rPr>
              <w:t>Rp5.801.507.000,00 (lima miliar delapan ratus satu juta lima ratus tujuh ribu rupiah), dengan rincian:</w:t>
            </w:r>
          </w:p>
          <w:p w14:paraId="5597F7F5"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2025: Rp537.202.000,00  (lima ratus tiga puluh tujuh juta dua ratus dua ribu rupiah);</w:t>
            </w:r>
          </w:p>
          <w:p w14:paraId="4210440E"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2026: Rp5.264.305.000,00   (lima miliar dua ratus enam puluh empat juta tiga ratus lima ribu rupiah).</w:t>
            </w:r>
          </w:p>
          <w:p w14:paraId="419E0523" w14:textId="77777777" w:rsidR="00614AA9" w:rsidRPr="00895830" w:rsidRDefault="00614AA9" w:rsidP="00614AA9">
            <w:pPr>
              <w:pBdr>
                <w:top w:val="nil"/>
                <w:left w:val="nil"/>
                <w:bottom w:val="nil"/>
                <w:right w:val="nil"/>
                <w:between w:val="nil"/>
              </w:pBdr>
              <w:rPr>
                <w:rFonts w:ascii="Bookman Old Style" w:eastAsia="Basic" w:hAnsi="Bookman Old Style" w:cs="Basic"/>
                <w:highlight w:val="yellow"/>
              </w:rPr>
            </w:pPr>
          </w:p>
          <w:p w14:paraId="6637DE2A"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Harga Perkiraan Sendiri (HPS): </w:t>
            </w:r>
          </w:p>
          <w:p w14:paraId="0852D1EB"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b/>
                <w:bCs/>
                <w:highlight w:val="yellow"/>
              </w:rPr>
              <w:t>Rp5.801.505.576,00 (lima miliar delapan ratus satu juta lima ratus lima ribu lima ratus tujuh puluh enam rupiah).</w:t>
            </w:r>
          </w:p>
          <w:p w14:paraId="6C4BE3FC"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p>
          <w:p w14:paraId="36761C8E"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7F801FC8" w14:textId="77777777" w:rsidR="00614AA9" w:rsidRPr="00895830" w:rsidRDefault="00614AA9" w:rsidP="00614AA9">
            <w:pPr>
              <w:jc w:val="both"/>
              <w:rPr>
                <w:rFonts w:ascii="Bookman Old Style" w:eastAsia="Bookman Old Style" w:hAnsi="Bookman Old Style" w:cs="Bookman Old Style"/>
                <w:i/>
                <w:iCs/>
                <w:highlight w:val="yellow"/>
              </w:rPr>
            </w:pPr>
          </w:p>
          <w:p w14:paraId="71503B7B" w14:textId="77777777" w:rsidR="00614AA9" w:rsidRPr="00895830" w:rsidRDefault="00614AA9" w:rsidP="00614AA9">
            <w:pPr>
              <w:ind w:left="419"/>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 xml:space="preserve">(Apabila alokasi dana/anggaran dalam dokumen anggaran DIPA TA. 2025 yang disahkan dan/atau persetujuan kontrak tahun jamak belum disahkan, tidak tersedia, dan/atau tidak mencukupi, maka Pengadaan </w:t>
            </w:r>
            <w:r w:rsidRPr="00895830">
              <w:rPr>
                <w:rFonts w:ascii="Bookman Old Style" w:eastAsia="Bookman Old Style" w:hAnsi="Bookman Old Style" w:cs="Bookman Old Style"/>
                <w:i/>
                <w:iCs/>
                <w:highlight w:val="yellow"/>
              </w:rPr>
              <w:lastRenderedPageBreak/>
              <w:t>Barang/Jasa dapat dibatalkan dan Peserta tidak dapat menuntut ganti rugi dalam bentuk apapun)</w:t>
            </w:r>
          </w:p>
          <w:p w14:paraId="2E06D964" w14:textId="77777777" w:rsidR="00614AA9" w:rsidRPr="00895830" w:rsidRDefault="00614AA9" w:rsidP="00614AA9">
            <w:pPr>
              <w:jc w:val="both"/>
              <w:rPr>
                <w:rFonts w:ascii="Bookman Old Style" w:eastAsia="Bookman Old Style" w:hAnsi="Bookman Old Style" w:cs="Bookman Old Style"/>
                <w:i/>
                <w:iCs/>
                <w:highlight w:val="yellow"/>
              </w:rPr>
            </w:pPr>
          </w:p>
          <w:p w14:paraId="57CEA6F8" w14:textId="77777777" w:rsidR="00614AA9" w:rsidRPr="00895830" w:rsidRDefault="00614AA9" w:rsidP="00614AA9">
            <w:pPr>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[Dalam hal terdapat penggunaan tenaga kerja asing dan masih dalam proses persetujuan maka ditambahkan ketentuan sebagai berikut:</w:t>
            </w:r>
          </w:p>
          <w:p w14:paraId="2DE86989" w14:textId="77777777"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p>
          <w:p w14:paraId="7CC9F2A7" w14:textId="4DAFCCBE"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persetujuan penggunaan Tenaga Kerja Asing tidak ada maka proses seleksi dapat dibatalkan dan calon penyedia jasa tidak dapat meminta ganti kerugian.]</w:t>
            </w:r>
          </w:p>
        </w:tc>
        <w:tc>
          <w:tcPr>
            <w:tcW w:w="1440" w:type="dxa"/>
            <w:vAlign w:val="center"/>
          </w:tcPr>
          <w:p w14:paraId="6A6EFAFC" w14:textId="204646B3"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E9F7B60" w14:textId="43130A3C"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4CE5F3" w14:textId="4C7C6508"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2CABCBC9" w14:textId="77777777" w:rsidTr="00356DC1">
        <w:tc>
          <w:tcPr>
            <w:tcW w:w="628" w:type="dxa"/>
            <w:vMerge/>
          </w:tcPr>
          <w:p w14:paraId="0D019EB0"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tcPr>
          <w:p w14:paraId="12317D63" w14:textId="5D72A327" w:rsidR="00E12CC7" w:rsidRPr="00895830" w:rsidRDefault="00E12CC7"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Mata Uang Penawaran </w:t>
            </w:r>
          </w:p>
        </w:tc>
        <w:tc>
          <w:tcPr>
            <w:tcW w:w="1111" w:type="dxa"/>
          </w:tcPr>
          <w:p w14:paraId="0FA40254" w14:textId="11E9F36D" w:rsidR="00E12CC7" w:rsidRPr="00895830" w:rsidRDefault="00E12CC7" w:rsidP="00E12CC7">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19.1</w:t>
            </w:r>
          </w:p>
        </w:tc>
        <w:tc>
          <w:tcPr>
            <w:tcW w:w="6227" w:type="dxa"/>
            <w:gridSpan w:val="3"/>
          </w:tcPr>
          <w:p w14:paraId="21FA0F4F" w14:textId="3CF15FD1" w:rsidR="00E12CC7" w:rsidRPr="00895830" w:rsidRDefault="00E12CC7" w:rsidP="00A77356">
            <w:pPr>
              <w:ind w:left="-34"/>
              <w:rPr>
                <w:rFonts w:ascii="Bookman Old Style" w:hAnsi="Bookman Old Style" w:cs="Arial"/>
                <w:highlight w:val="yellow"/>
              </w:rPr>
            </w:pPr>
            <w:r w:rsidRPr="00895830">
              <w:rPr>
                <w:rFonts w:ascii="Bookman Old Style" w:hAnsi="Bookman Old Style" w:cs="Arial"/>
                <w:highlight w:val="yellow"/>
              </w:rPr>
              <w:t xml:space="preserve">Mata uang yang digunakan: </w:t>
            </w:r>
            <w:r w:rsidRPr="00895830">
              <w:rPr>
                <w:rFonts w:ascii="Bookman Old Style" w:hAnsi="Bookman Old Style" w:cs="Arial"/>
                <w:b/>
                <w:bCs/>
                <w:highlight w:val="yellow"/>
              </w:rPr>
              <w:t>Rupiah</w:t>
            </w:r>
            <w:r w:rsidRPr="00895830">
              <w:rPr>
                <w:rFonts w:ascii="Bookman Old Style" w:hAnsi="Bookman Old Style" w:cs="Arial"/>
                <w:highlight w:val="yellow"/>
              </w:rPr>
              <w:t xml:space="preserve"> </w:t>
            </w:r>
          </w:p>
        </w:tc>
        <w:tc>
          <w:tcPr>
            <w:tcW w:w="1440" w:type="dxa"/>
            <w:vAlign w:val="center"/>
          </w:tcPr>
          <w:p w14:paraId="112A056C" w14:textId="5B3CB77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41EAACC" w14:textId="4356A4EC"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78B0E2D" w14:textId="6E01CC05"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13172F" w:rsidRPr="00895830" w14:paraId="2FB97AFC" w14:textId="77777777" w:rsidTr="00356DC1">
        <w:tc>
          <w:tcPr>
            <w:tcW w:w="628" w:type="dxa"/>
            <w:vMerge/>
          </w:tcPr>
          <w:p w14:paraId="66984B7A" w14:textId="77777777" w:rsidR="0013172F" w:rsidRPr="00895830" w:rsidRDefault="0013172F" w:rsidP="0013172F">
            <w:pPr>
              <w:pStyle w:val="ListParagraph"/>
              <w:spacing w:before="2" w:line="276" w:lineRule="auto"/>
              <w:ind w:left="0" w:right="28"/>
              <w:jc w:val="both"/>
              <w:rPr>
                <w:rFonts w:ascii="Bookman Old Style" w:hAnsi="Bookman Old Style" w:cs="Arial"/>
                <w:b/>
                <w:bCs/>
                <w:highlight w:val="yellow"/>
              </w:rPr>
            </w:pPr>
          </w:p>
        </w:tc>
        <w:tc>
          <w:tcPr>
            <w:tcW w:w="2313" w:type="dxa"/>
          </w:tcPr>
          <w:p w14:paraId="7B946820" w14:textId="47438142" w:rsidR="0013172F" w:rsidRPr="00895830" w:rsidRDefault="0013172F"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Cara Pembayaran </w:t>
            </w:r>
          </w:p>
        </w:tc>
        <w:tc>
          <w:tcPr>
            <w:tcW w:w="1111" w:type="dxa"/>
          </w:tcPr>
          <w:p w14:paraId="076B878B" w14:textId="6AE877D9" w:rsidR="0013172F" w:rsidRPr="00895830" w:rsidRDefault="0013172F" w:rsidP="0013172F">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19.2</w:t>
            </w:r>
          </w:p>
        </w:tc>
        <w:tc>
          <w:tcPr>
            <w:tcW w:w="6227" w:type="dxa"/>
            <w:gridSpan w:val="3"/>
          </w:tcPr>
          <w:p w14:paraId="433B92F9" w14:textId="731F7C2D" w:rsidR="0013172F" w:rsidRPr="00895830" w:rsidRDefault="0013172F" w:rsidP="0013172F">
            <w:pPr>
              <w:ind w:left="-33"/>
              <w:rPr>
                <w:rFonts w:ascii="Bookman Old Style" w:hAnsi="Bookman Old Style" w:cs="Arial"/>
                <w:highlight w:val="yellow"/>
              </w:rPr>
            </w:pPr>
            <w:r w:rsidRPr="00895830">
              <w:rPr>
                <w:rFonts w:ascii="Bookman Old Style" w:eastAsia="Basic" w:hAnsi="Bookman Old Style" w:cs="Basic"/>
                <w:highlight w:val="yellow"/>
              </w:rPr>
              <w:t xml:space="preserve">Pembayaran dilakukan dengan cara </w:t>
            </w:r>
            <w:r w:rsidRPr="00895830">
              <w:rPr>
                <w:rFonts w:ascii="Bookman Old Style" w:eastAsia="Basic" w:hAnsi="Bookman Old Style" w:cs="Basic"/>
                <w:b/>
                <w:bCs/>
                <w:highlight w:val="yellow"/>
              </w:rPr>
              <w:t>Bulanan</w:t>
            </w:r>
          </w:p>
        </w:tc>
        <w:tc>
          <w:tcPr>
            <w:tcW w:w="1440" w:type="dxa"/>
            <w:vAlign w:val="center"/>
          </w:tcPr>
          <w:p w14:paraId="5F822C21" w14:textId="7F7C449F"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E3C761" w14:textId="0205DC58"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64A278" w14:textId="57B34BCE"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4B0A5C" w:rsidRPr="00895830" w14:paraId="2F6CA174" w14:textId="77777777" w:rsidTr="00356DC1">
        <w:tc>
          <w:tcPr>
            <w:tcW w:w="628" w:type="dxa"/>
            <w:vMerge/>
          </w:tcPr>
          <w:p w14:paraId="66A5FA2B" w14:textId="77777777" w:rsidR="004B0A5C" w:rsidRPr="00895830" w:rsidRDefault="004B0A5C" w:rsidP="004B0A5C">
            <w:pPr>
              <w:pStyle w:val="ListParagraph"/>
              <w:spacing w:before="2" w:line="276" w:lineRule="auto"/>
              <w:ind w:left="0" w:right="28"/>
              <w:jc w:val="both"/>
              <w:rPr>
                <w:rFonts w:ascii="Bookman Old Style" w:hAnsi="Bookman Old Style" w:cs="Arial"/>
                <w:b/>
                <w:bCs/>
                <w:highlight w:val="yellow"/>
              </w:rPr>
            </w:pPr>
          </w:p>
        </w:tc>
        <w:tc>
          <w:tcPr>
            <w:tcW w:w="2313" w:type="dxa"/>
          </w:tcPr>
          <w:p w14:paraId="087B2363" w14:textId="19BB0D64" w:rsidR="004B0A5C" w:rsidRPr="00895830" w:rsidRDefault="004B0A5C"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Masa Berlaku Penawaran dan Jangka Waktu Pelaksanaan</w:t>
            </w:r>
          </w:p>
        </w:tc>
        <w:tc>
          <w:tcPr>
            <w:tcW w:w="1111" w:type="dxa"/>
          </w:tcPr>
          <w:p w14:paraId="77093652" w14:textId="1305F1D8" w:rsidR="004B0A5C" w:rsidRPr="00895830" w:rsidRDefault="004B0A5C" w:rsidP="004B0A5C">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20.1</w:t>
            </w:r>
          </w:p>
        </w:tc>
        <w:tc>
          <w:tcPr>
            <w:tcW w:w="6227" w:type="dxa"/>
            <w:gridSpan w:val="3"/>
          </w:tcPr>
          <w:p w14:paraId="6F40324F" w14:textId="77777777"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Masa berlaku penawaran selama 90 (sembilan puluh) hari kalender sejak batas akhir penyampaian Dokumen Penawaran </w:t>
            </w:r>
          </w:p>
          <w:p w14:paraId="3775F22F" w14:textId="6A549B2E"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Jangka waktu pelaksanaan pekerjaan: </w:t>
            </w:r>
            <w:r w:rsidRPr="00895830">
              <w:rPr>
                <w:rFonts w:ascii="Bookman Old Style" w:eastAsia="Basic" w:hAnsi="Bookman Old Style" w:cs="Basic"/>
                <w:b/>
                <w:bCs/>
                <w:highlight w:val="yellow"/>
              </w:rPr>
              <w:t>420 (empat ratus dua puluh)</w:t>
            </w:r>
            <w:r w:rsidRPr="00895830">
              <w:rPr>
                <w:rFonts w:ascii="Bookman Old Style" w:eastAsia="Basic" w:hAnsi="Bookman Old Style" w:cs="Basic"/>
                <w:highlight w:val="yellow"/>
              </w:rPr>
              <w:t xml:space="preserve"> hari kalender.</w:t>
            </w:r>
          </w:p>
        </w:tc>
        <w:tc>
          <w:tcPr>
            <w:tcW w:w="1440" w:type="dxa"/>
            <w:vAlign w:val="center"/>
          </w:tcPr>
          <w:p w14:paraId="42D8BB6F" w14:textId="5458B2EC"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F9B5A4F" w14:textId="69D4F1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5E43907" w14:textId="2942DA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E41B6" w:rsidRPr="00895830" w14:paraId="70E413A4" w14:textId="77777777" w:rsidTr="00356DC1">
        <w:tc>
          <w:tcPr>
            <w:tcW w:w="628" w:type="dxa"/>
            <w:vMerge/>
          </w:tcPr>
          <w:p w14:paraId="757AA5CC" w14:textId="77777777" w:rsidR="007E41B6" w:rsidRPr="00895830" w:rsidRDefault="007E41B6" w:rsidP="007E41B6">
            <w:pPr>
              <w:pStyle w:val="ListParagraph"/>
              <w:spacing w:before="2" w:line="276" w:lineRule="auto"/>
              <w:ind w:left="0" w:right="28"/>
              <w:jc w:val="both"/>
              <w:rPr>
                <w:rFonts w:ascii="Bookman Old Style" w:hAnsi="Bookman Old Style" w:cs="Arial"/>
                <w:b/>
                <w:bCs/>
                <w:highlight w:val="yellow"/>
              </w:rPr>
            </w:pPr>
          </w:p>
        </w:tc>
        <w:tc>
          <w:tcPr>
            <w:tcW w:w="2313" w:type="dxa"/>
          </w:tcPr>
          <w:p w14:paraId="7D3767F6" w14:textId="04019AF3" w:rsidR="007E41B6" w:rsidRPr="00895830" w:rsidRDefault="007E41B6"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Bobot Penawaran</w:t>
            </w:r>
          </w:p>
        </w:tc>
        <w:tc>
          <w:tcPr>
            <w:tcW w:w="1111" w:type="dxa"/>
          </w:tcPr>
          <w:p w14:paraId="519C3516" w14:textId="2357C62B" w:rsidR="007E41B6" w:rsidRPr="00895830" w:rsidRDefault="007E41B6" w:rsidP="007E41B6">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28.9</w:t>
            </w:r>
          </w:p>
        </w:tc>
        <w:tc>
          <w:tcPr>
            <w:tcW w:w="6227" w:type="dxa"/>
            <w:gridSpan w:val="3"/>
          </w:tcPr>
          <w:p w14:paraId="7FF5F643" w14:textId="77777777" w:rsidR="007E41B6" w:rsidRPr="00895830" w:rsidRDefault="007E41B6" w:rsidP="007E41B6">
            <w:pPr>
              <w:rPr>
                <w:rFonts w:ascii="Bookman Old Style" w:eastAsia="Basic" w:hAnsi="Bookman Old Style" w:cs="Basic"/>
                <w:highlight w:val="yellow"/>
              </w:rPr>
            </w:pPr>
            <w:r w:rsidRPr="00895830">
              <w:rPr>
                <w:rFonts w:ascii="Bookman Old Style" w:eastAsia="Basic" w:hAnsi="Bookman Old Style" w:cs="Basic"/>
                <w:highlight w:val="yellow"/>
              </w:rPr>
              <w:t>Bobot kombinasi teknis dan biaya ditetapkan:</w:t>
            </w:r>
          </w:p>
          <w:p w14:paraId="19F56FAA" w14:textId="78F07360"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teknis sebesar </w:t>
            </w:r>
            <w:r w:rsidRPr="00895830">
              <w:rPr>
                <w:rFonts w:ascii="Bookman Old Style" w:eastAsia="Basic" w:hAnsi="Bookman Old Style" w:cs="Basic"/>
                <w:b/>
                <w:bCs/>
                <w:highlight w:val="yellow"/>
              </w:rPr>
              <w:t>80</w:t>
            </w:r>
            <w:r w:rsidR="00651EB3" w:rsidRPr="00895830">
              <w:rPr>
                <w:rFonts w:ascii="Bookman Old Style" w:eastAsia="Basic" w:hAnsi="Bookman Old Style" w:cs="Basic"/>
                <w:b/>
                <w:bCs/>
                <w:highlight w:val="yellow"/>
              </w:rPr>
              <w:t>%</w:t>
            </w:r>
          </w:p>
          <w:p w14:paraId="70AD7C68" w14:textId="3B8717DF"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biaya sebesar </w:t>
            </w:r>
            <w:r w:rsidRPr="00895830">
              <w:rPr>
                <w:rFonts w:ascii="Bookman Old Style" w:eastAsia="Basic" w:hAnsi="Bookman Old Style" w:cs="Basic"/>
                <w:b/>
                <w:bCs/>
                <w:highlight w:val="yellow"/>
              </w:rPr>
              <w:t>20</w:t>
            </w:r>
            <w:r w:rsidR="00651EB3" w:rsidRPr="00895830">
              <w:rPr>
                <w:rFonts w:ascii="Bookman Old Style" w:eastAsia="Basic" w:hAnsi="Bookman Old Style" w:cs="Basic"/>
                <w:b/>
                <w:bCs/>
                <w:highlight w:val="yellow"/>
              </w:rPr>
              <w:t>%</w:t>
            </w:r>
          </w:p>
        </w:tc>
        <w:tc>
          <w:tcPr>
            <w:tcW w:w="1440" w:type="dxa"/>
            <w:vAlign w:val="center"/>
          </w:tcPr>
          <w:p w14:paraId="4A8AA5CE" w14:textId="04C64B02"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407ABC6" w14:textId="463836A9"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559FE5" w14:textId="7595CE4D"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106081B4" w14:textId="77777777" w:rsidTr="00356DC1">
        <w:trPr>
          <w:trHeight w:val="259"/>
        </w:trPr>
        <w:tc>
          <w:tcPr>
            <w:tcW w:w="628" w:type="dxa"/>
          </w:tcPr>
          <w:p w14:paraId="744ED766" w14:textId="236FB48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9651" w:type="dxa"/>
            <w:gridSpan w:val="5"/>
            <w:vAlign w:val="center"/>
          </w:tcPr>
          <w:p w14:paraId="4977E34D" w14:textId="3E464400" w:rsidR="00E12CC7" w:rsidRPr="00895830" w:rsidRDefault="00E12CC7" w:rsidP="00E12CC7">
            <w:pPr>
              <w:pStyle w:val="ListParagraph"/>
              <w:ind w:left="0"/>
              <w:rPr>
                <w:rFonts w:ascii="Bookman Old Style" w:hAnsi="Bookman Old Style" w:cs="Arial"/>
                <w:b/>
                <w:bCs/>
                <w:highlight w:val="yellow"/>
              </w:rPr>
            </w:pPr>
            <w:r w:rsidRPr="00895830">
              <w:rPr>
                <w:rFonts w:ascii="Bookman Old Style" w:hAnsi="Bookman Old Style" w:cs="Arial"/>
                <w:b/>
                <w:bCs/>
                <w:highlight w:val="yellow"/>
                <w:lang w:val="en-US"/>
              </w:rPr>
              <w:t>Kerangka Acuan Kerja</w:t>
            </w:r>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1440" w:type="dxa"/>
            <w:vAlign w:val="center"/>
          </w:tcPr>
          <w:p w14:paraId="1757E6A7" w14:textId="570DC11B"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385ACE" w14:textId="45B6100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0044E9" w14:textId="7492F4D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4CA09A14" w14:textId="77777777" w:rsidTr="00356DC1">
        <w:trPr>
          <w:trHeight w:val="842"/>
        </w:trPr>
        <w:tc>
          <w:tcPr>
            <w:tcW w:w="628" w:type="dxa"/>
          </w:tcPr>
          <w:p w14:paraId="52F2BDC9" w14:textId="6B88DFD7" w:rsidR="00E12CC7" w:rsidRPr="00895830" w:rsidRDefault="00E12CC7" w:rsidP="00E12CC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9651" w:type="dxa"/>
            <w:gridSpan w:val="5"/>
          </w:tcPr>
          <w:p w14:paraId="2DE2C9C2" w14:textId="77777777" w:rsidR="00E12CC7" w:rsidRPr="00895830" w:rsidRDefault="00E12CC7" w:rsidP="00E12CC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Lembar Kriteria Evaluasi</w:t>
            </w:r>
          </w:p>
          <w:p w14:paraId="1B2E87B4" w14:textId="4DFB2B46"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Administrasi</w:t>
            </w:r>
          </w:p>
          <w:p w14:paraId="4567A648" w14:textId="2767A394"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Teknis</w:t>
            </w:r>
          </w:p>
        </w:tc>
        <w:tc>
          <w:tcPr>
            <w:tcW w:w="1440" w:type="dxa"/>
          </w:tcPr>
          <w:p w14:paraId="3462DEF7"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1450" w:type="dxa"/>
          </w:tcPr>
          <w:p w14:paraId="50107628"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291C0DD"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E12CC7" w:rsidRPr="00895830" w14:paraId="2A63FD6F" w14:textId="77777777" w:rsidTr="00356DC1">
        <w:tc>
          <w:tcPr>
            <w:tcW w:w="628" w:type="dxa"/>
            <w:vMerge w:val="restart"/>
          </w:tcPr>
          <w:p w14:paraId="615C8EC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36DF92C9" w14:textId="729C45AB"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Uraian Evaluasi</w:t>
            </w:r>
          </w:p>
        </w:tc>
        <w:tc>
          <w:tcPr>
            <w:tcW w:w="1111" w:type="dxa"/>
            <w:vAlign w:val="center"/>
          </w:tcPr>
          <w:p w14:paraId="3A0EFEF7" w14:textId="7413350F"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Bobot</w:t>
            </w:r>
          </w:p>
        </w:tc>
        <w:tc>
          <w:tcPr>
            <w:tcW w:w="1049" w:type="dxa"/>
            <w:vAlign w:val="center"/>
          </w:tcPr>
          <w:p w14:paraId="6C580A51" w14:textId="7FF6AD13"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1441" w:type="dxa"/>
            <w:vAlign w:val="center"/>
          </w:tcPr>
          <w:p w14:paraId="355A9F73" w14:textId="77777777" w:rsidR="00E12CC7" w:rsidRPr="00895830" w:rsidRDefault="00E12CC7" w:rsidP="00E12CC7">
            <w:pPr>
              <w:jc w:val="center"/>
              <w:rPr>
                <w:rFonts w:ascii="Bookman Old Style" w:eastAsia="Basic" w:hAnsi="Bookman Old Style" w:cs="Basic"/>
                <w:b/>
                <w:highlight w:val="yellow"/>
              </w:rPr>
            </w:pPr>
            <w:r w:rsidRPr="00895830">
              <w:rPr>
                <w:rFonts w:ascii="Bookman Old Style" w:eastAsia="Basic" w:hAnsi="Bookman Old Style" w:cs="Basic"/>
                <w:b/>
                <w:highlight w:val="yellow"/>
              </w:rPr>
              <w:t>Nilai Akhir</w:t>
            </w:r>
          </w:p>
          <w:p w14:paraId="4B4E56F9" w14:textId="550649F6"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[Bobot * Nilai yang didapatkan]</w:t>
            </w:r>
          </w:p>
        </w:tc>
        <w:tc>
          <w:tcPr>
            <w:tcW w:w="3737" w:type="dxa"/>
            <w:vAlign w:val="center"/>
          </w:tcPr>
          <w:p w14:paraId="4E5463A1" w14:textId="5636140A"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1440" w:type="dxa"/>
          </w:tcPr>
          <w:p w14:paraId="0890B54C" w14:textId="2B9A023B" w:rsidR="00E12CC7" w:rsidRPr="00895830" w:rsidRDefault="00E12CC7" w:rsidP="00E12CC7">
            <w:pPr>
              <w:rPr>
                <w:rFonts w:ascii="Bookman Old Style" w:hAnsi="Bookman Old Style" w:cs="Arial"/>
                <w:b/>
                <w:bCs/>
                <w:highlight w:val="yellow"/>
              </w:rPr>
            </w:pPr>
          </w:p>
        </w:tc>
        <w:tc>
          <w:tcPr>
            <w:tcW w:w="1450" w:type="dxa"/>
          </w:tcPr>
          <w:p w14:paraId="3287DF6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19348F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651EB3" w:rsidRPr="00895830" w14:paraId="75193C90" w14:textId="77777777" w:rsidTr="00356DC1">
        <w:tc>
          <w:tcPr>
            <w:tcW w:w="628" w:type="dxa"/>
            <w:vMerge/>
          </w:tcPr>
          <w:p w14:paraId="04616AD3"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84BDCF9" w14:textId="448EEF39" w:rsidR="00651EB3" w:rsidRPr="00895830" w:rsidRDefault="00651EB3" w:rsidP="00651EB3">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1111" w:type="dxa"/>
            <w:vAlign w:val="center"/>
          </w:tcPr>
          <w:p w14:paraId="0168F867" w14:textId="127FE736" w:rsidR="00651EB3" w:rsidRPr="00895830" w:rsidRDefault="00651EB3" w:rsidP="00651EB3">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1049" w:type="dxa"/>
            <w:vAlign w:val="center"/>
          </w:tcPr>
          <w:p w14:paraId="330E46E2" w14:textId="4CC1ACA2" w:rsidR="00651EB3" w:rsidRPr="00895830" w:rsidRDefault="00651EB3" w:rsidP="00651EB3">
            <w:pPr>
              <w:pStyle w:val="ListParagraph"/>
              <w:spacing w:before="2" w:line="276" w:lineRule="auto"/>
              <w:ind w:left="0" w:right="28"/>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45C2202C" w14:textId="79FCAF23"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35915AF" w14:textId="2D2C1D7A" w:rsidR="00651EB3" w:rsidRPr="00895830" w:rsidRDefault="00651EB3" w:rsidP="00651EB3">
            <w:pPr>
              <w:pStyle w:val="ListParagraph"/>
              <w:spacing w:before="2" w:line="276" w:lineRule="auto"/>
              <w:ind w:left="0" w:right="28"/>
              <w:jc w:val="both"/>
              <w:rPr>
                <w:rFonts w:ascii="Bookman Old Style" w:eastAsia="Basic" w:hAnsi="Bookman Old Style" w:cs="Basic"/>
                <w:highlight w:val="yellow"/>
              </w:rPr>
            </w:pPr>
            <w:r w:rsidRPr="00895830">
              <w:rPr>
                <w:rFonts w:ascii="Bookman Old Style" w:eastAsia="Basic" w:hAnsi="Bookman Old Style" w:cs="Basic"/>
                <w:highlight w:val="yellow"/>
              </w:rPr>
              <w:t>Dihitung dengan menjumlahkan seluruh nilai yang diperoleh untuk setiap subunsur dari unsur Pengalaman Perusahaan</w:t>
            </w:r>
          </w:p>
        </w:tc>
        <w:tc>
          <w:tcPr>
            <w:tcW w:w="1440" w:type="dxa"/>
            <w:vAlign w:val="center"/>
          </w:tcPr>
          <w:p w14:paraId="4BA1A6B3" w14:textId="6B8F3ACF"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850FD9" w14:textId="70D0008C"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2BDC41B" w14:textId="76B1E3AE"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749936A" w14:textId="77777777" w:rsidTr="00356DC1">
        <w:tc>
          <w:tcPr>
            <w:tcW w:w="628" w:type="dxa"/>
            <w:vMerge/>
          </w:tcPr>
          <w:p w14:paraId="4DA2D64E"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7B044FD0" w14:textId="165695AB" w:rsidR="00651EB3" w:rsidRPr="00895830" w:rsidRDefault="00651EB3" w:rsidP="008C5ED7">
            <w:pPr>
              <w:pStyle w:val="ListParagraph"/>
              <w:numPr>
                <w:ilvl w:val="1"/>
                <w:numId w:val="8"/>
              </w:numPr>
              <w:spacing w:before="2" w:line="276" w:lineRule="auto"/>
              <w:ind w:left="345" w:right="28" w:hanging="345"/>
              <w:jc w:val="both"/>
              <w:rPr>
                <w:rFonts w:ascii="Bookman Old Style" w:hAnsi="Bookman Old Style" w:cs="Arial"/>
                <w:b/>
                <w:highlight w:val="yellow"/>
              </w:rPr>
            </w:pPr>
            <w:r w:rsidRPr="00895830">
              <w:rPr>
                <w:rFonts w:ascii="Bookman Old Style" w:eastAsia="Basic" w:hAnsi="Bookman Old Style" w:cs="Basic"/>
                <w:highlight w:val="yellow"/>
              </w:rPr>
              <w:t>Pengalaman melaksanakan pekerjaan sejenis dalam kurun waktu 10 (sepuluh) tahun terakhir</w:t>
            </w:r>
          </w:p>
        </w:tc>
        <w:tc>
          <w:tcPr>
            <w:tcW w:w="1111" w:type="dxa"/>
          </w:tcPr>
          <w:p w14:paraId="0C3B39C8"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7% </w:t>
            </w:r>
          </w:p>
          <w:p w14:paraId="6F76EAD3" w14:textId="1840E26D"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p>
        </w:tc>
        <w:tc>
          <w:tcPr>
            <w:tcW w:w="1049" w:type="dxa"/>
          </w:tcPr>
          <w:p w14:paraId="401BA20E" w14:textId="28AC72AA"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F24C13C" w14:textId="6EF95B20" w:rsidR="00651EB3" w:rsidRPr="00895830" w:rsidRDefault="00651EB3" w:rsidP="00651EB3">
            <w:pPr>
              <w:jc w:val="center"/>
              <w:rPr>
                <w:rFonts w:ascii="Bookman Old Style" w:hAnsi="Bookman Old Style" w:cs="Arial"/>
                <w:highlight w:val="yellow"/>
                <w:lang w:val="en-US"/>
              </w:rPr>
            </w:pPr>
          </w:p>
        </w:tc>
        <w:tc>
          <w:tcPr>
            <w:tcW w:w="3737" w:type="dxa"/>
          </w:tcPr>
          <w:p w14:paraId="73F77F03" w14:textId="77777777" w:rsidR="00651EB3" w:rsidRPr="00895830" w:rsidRDefault="00651EB3" w:rsidP="00651EB3">
            <w:pPr>
              <w:ind w:right="-72"/>
              <w:rPr>
                <w:rFonts w:ascii="Bookman Old Style" w:eastAsia="Gentium Basic" w:hAnsi="Bookman Old Style" w:cs="Gentium Basic"/>
                <w:b/>
                <w:bCs/>
                <w:highlight w:val="yellow"/>
                <w:lang w:val="en-US"/>
              </w:rPr>
            </w:pPr>
            <w:r w:rsidRPr="00895830">
              <w:rPr>
                <w:rFonts w:ascii="Bookman Old Style" w:eastAsia="Gentium Basic" w:hAnsi="Bookman Old Style" w:cs="Gentium Basic"/>
                <w:highlight w:val="yellow"/>
              </w:rPr>
              <w:t>pekerjaan sejenis adalah:</w:t>
            </w:r>
            <w:r w:rsidRPr="00895830">
              <w:rPr>
                <w:rFonts w:ascii="Bookman Old Style" w:eastAsia="Gentium Basic" w:hAnsi="Bookman Old Style" w:cs="Gentium Basic"/>
                <w:b/>
                <w:bCs/>
                <w:highlight w:val="yellow"/>
                <w:lang w:val="en-US"/>
              </w:rPr>
              <w:tab/>
            </w:r>
          </w:p>
          <w:p w14:paraId="78D09265" w14:textId="194F1F42" w:rsidR="00651EB3" w:rsidRPr="00895830" w:rsidRDefault="00651EB3" w:rsidP="00651EB3">
            <w:pPr>
              <w:ind w:right="-72"/>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lang w:val="en-US"/>
              </w:rPr>
              <w:t>Jasa asistensi teknis dan Nasihat selama fase pelaksanaan konstruksi infrastruktur sipil transportasi   seperti   jalan raya dan jembatan untuk memastikan pekerjaan konstruksi yang sedang dilaksanakan 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p>
          <w:p w14:paraId="748D13B7" w14:textId="77777777" w:rsidR="00651EB3" w:rsidRPr="00895830" w:rsidRDefault="00651EB3" w:rsidP="00651EB3">
            <w:pPr>
              <w:ind w:right="-72"/>
              <w:rPr>
                <w:rFonts w:ascii="Bookman Old Style" w:eastAsia="Gentium Basic" w:hAnsi="Bookman Old Style" w:cs="Gentium Basic"/>
                <w:highlight w:val="yellow"/>
              </w:rPr>
            </w:pPr>
          </w:p>
          <w:p w14:paraId="633A4A6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pekerjaan sejenis:</w:t>
            </w:r>
          </w:p>
          <w:p w14:paraId="4E44C25B" w14:textId="0671ACE4"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highlight w:val="yellow"/>
                <w:lang w:val="en-US"/>
              </w:rPr>
              <w:t xml:space="preserve">10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en-US"/>
              </w:rPr>
              <w:t>100</w:t>
            </w:r>
            <w:r w:rsidRPr="00895830">
              <w:rPr>
                <w:rFonts w:ascii="Bookman Old Style" w:eastAsia="Nova Mono" w:hAnsi="Bookman Old Style" w:cs="Nova Mono"/>
                <w:highlight w:val="yellow"/>
              </w:rPr>
              <w:t>;</w:t>
            </w:r>
          </w:p>
          <w:p w14:paraId="3EE109B4" w14:textId="1C73182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7</w:t>
            </w:r>
            <w:r w:rsidRPr="00895830">
              <w:rPr>
                <w:rFonts w:ascii="Bookman Old Style" w:eastAsia="Gentium Basic" w:hAnsi="Bookman Old Style" w:cs="Gentium Basic"/>
                <w:highlight w:val="yellow"/>
              </w:rPr>
              <w:t xml:space="preserve"> s/d </w:t>
            </w:r>
            <w:r w:rsidRPr="00895830">
              <w:rPr>
                <w:rFonts w:ascii="Bookman Old Style" w:eastAsia="Gentium Basic" w:hAnsi="Bookman Old Style" w:cs="Gentium Basic"/>
                <w:highlight w:val="yellow"/>
                <w:lang w:val="it-IT"/>
              </w:rPr>
              <w:t>9</w:t>
            </w:r>
            <w:r w:rsidRPr="00895830">
              <w:rPr>
                <w:rFonts w:ascii="Bookman Old Style" w:eastAsia="Gentium Basic" w:hAnsi="Bookman Old Style" w:cs="Gentium Basic"/>
                <w:highlight w:val="yellow"/>
              </w:rPr>
              <w:t xml:space="preserve"> 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5A3E26C4" w14:textId="72BDB70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lang w:val="it-IT"/>
              </w:rPr>
              <w:t>Memiliki 4 s/d 6 pengalaman diberi nilai</w:t>
            </w:r>
            <w:r w:rsidR="00D62E04" w:rsidRPr="00895830">
              <w:rPr>
                <w:rFonts w:ascii="Bookman Old Style" w:eastAsia="Gentium Basic" w:hAnsi="Bookman Old Style" w:cs="Gentium Basic"/>
                <w:highlight w:val="yellow"/>
                <w:lang w:val="it-IT"/>
              </w:rPr>
              <w:t xml:space="preserve"> </w:t>
            </w:r>
            <w:r w:rsidRPr="00895830">
              <w:rPr>
                <w:rFonts w:ascii="Bookman Old Style" w:eastAsia="Gentium Basic" w:hAnsi="Bookman Old Style" w:cs="Gentium Basic"/>
                <w:highlight w:val="yellow"/>
                <w:lang w:val="it-IT"/>
              </w:rPr>
              <w:t>50;</w:t>
            </w:r>
          </w:p>
          <w:p w14:paraId="1D620805" w14:textId="7322E33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w:t>
            </w:r>
            <w:r w:rsidRPr="00895830">
              <w:rPr>
                <w:rFonts w:ascii="Bookman Old Style" w:eastAsia="Nova Mono" w:hAnsi="Bookman Old Style" w:cs="Nova Mono"/>
                <w:highlight w:val="yellow"/>
                <w:lang w:val="it-IT"/>
              </w:rPr>
              <w:t xml:space="preserve"> 1 s/d 3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it-IT"/>
              </w:rPr>
              <w:t>25</w:t>
            </w:r>
            <w:r w:rsidRPr="00895830">
              <w:rPr>
                <w:rFonts w:ascii="Bookman Old Style" w:eastAsia="Nova Mono" w:hAnsi="Bookman Old Style" w:cs="Nova Mono"/>
                <w:highlight w:val="yellow"/>
              </w:rPr>
              <w:t>;</w:t>
            </w:r>
          </w:p>
          <w:p w14:paraId="401605F2" w14:textId="30522FB5"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hAnsi="Bookman Old Style"/>
                <w:highlight w:val="yellow"/>
              </w:rPr>
              <w:t>Tidak memiliki pengalaman diberikan nilai 0</w:t>
            </w:r>
            <w:r w:rsidRPr="00895830">
              <w:rPr>
                <w:rFonts w:ascii="Bookman Old Style" w:hAnsi="Bookman Old Style"/>
                <w:highlight w:val="yellow"/>
                <w:lang w:val="sv-SE"/>
              </w:rPr>
              <w:t>.</w:t>
            </w:r>
          </w:p>
        </w:tc>
        <w:tc>
          <w:tcPr>
            <w:tcW w:w="1440" w:type="dxa"/>
            <w:vAlign w:val="center"/>
          </w:tcPr>
          <w:p w14:paraId="27EEE52A" w14:textId="21788EE9"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2DA4458" w14:textId="290F4E7F"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A7C8D67" w14:textId="4B432D6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661C3B9" w14:textId="77777777" w:rsidTr="00356DC1">
        <w:tc>
          <w:tcPr>
            <w:tcW w:w="628" w:type="dxa"/>
            <w:vMerge/>
          </w:tcPr>
          <w:p w14:paraId="0B3BC735"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0F55F760" w14:textId="4E73D844" w:rsidR="00651EB3" w:rsidRPr="00895830" w:rsidRDefault="00651EB3" w:rsidP="008C5ED7">
            <w:pPr>
              <w:pStyle w:val="ListParagraph"/>
              <w:numPr>
                <w:ilvl w:val="1"/>
                <w:numId w:val="8"/>
              </w:numPr>
              <w:spacing w:before="2" w:line="276" w:lineRule="auto"/>
              <w:ind w:left="345" w:right="28" w:hanging="345"/>
              <w:jc w:val="both"/>
              <w:rPr>
                <w:rFonts w:ascii="Bookman Old Style" w:eastAsia="Basic" w:hAnsi="Bookman Old Style" w:cs="Basic"/>
                <w:highlight w:val="yellow"/>
              </w:rPr>
            </w:pPr>
            <w:r w:rsidRPr="00895830">
              <w:rPr>
                <w:rFonts w:ascii="Bookman Old Style" w:eastAsia="Basic" w:hAnsi="Bookman Old Style" w:cs="Basic"/>
                <w:highlight w:val="yellow"/>
              </w:rPr>
              <w:t>Pengalaman bekerja di provinsi lokasi kegiatan dalam kurun waktu 10 [sepuluh] tahun terakhir</w:t>
            </w:r>
          </w:p>
        </w:tc>
        <w:tc>
          <w:tcPr>
            <w:tcW w:w="1111" w:type="dxa"/>
          </w:tcPr>
          <w:p w14:paraId="0681A02D"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8% </w:t>
            </w:r>
          </w:p>
          <w:p w14:paraId="6FFFDD69" w14:textId="55DC7BAE"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45DE068C" w14:textId="03593849"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1ADF702" w14:textId="0C3C5149" w:rsidR="00651EB3" w:rsidRPr="00895830" w:rsidRDefault="00651EB3" w:rsidP="00651EB3">
            <w:pPr>
              <w:jc w:val="center"/>
              <w:rPr>
                <w:rFonts w:ascii="Bookman Old Style" w:hAnsi="Bookman Old Style" w:cs="Arial"/>
                <w:highlight w:val="yellow"/>
                <w:lang w:val="en-US"/>
              </w:rPr>
            </w:pPr>
          </w:p>
        </w:tc>
        <w:tc>
          <w:tcPr>
            <w:tcW w:w="3737" w:type="dxa"/>
          </w:tcPr>
          <w:p w14:paraId="3B3824A1"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di provinsi lokasi kegiatan:</w:t>
            </w:r>
          </w:p>
          <w:p w14:paraId="73E21059" w14:textId="520266D1"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 ≥</w:t>
            </w:r>
            <w:r w:rsidRPr="00895830">
              <w:rPr>
                <w:rFonts w:ascii="Bookman Old Style" w:eastAsia="Nova Mono" w:hAnsi="Bookman Old Style" w:cs="Nova Mono"/>
                <w:highlight w:val="yellow"/>
                <w:lang w:val="en-US"/>
              </w:rPr>
              <w:t xml:space="preserve"> 7</w:t>
            </w:r>
            <w:r w:rsidRPr="00895830">
              <w:rPr>
                <w:rFonts w:ascii="Bookman Old Style" w:eastAsia="Nova Mono" w:hAnsi="Bookman Old Style" w:cs="Nova Mono"/>
                <w:highlight w:val="yellow"/>
              </w:rPr>
              <w:t xml:space="preserve"> pengalaman diberi nilai</w:t>
            </w:r>
            <w:r w:rsidRPr="00895830">
              <w:rPr>
                <w:rFonts w:ascii="Bookman Old Style" w:eastAsia="Nova Mono" w:hAnsi="Bookman Old Style" w:cs="Nova Mono"/>
                <w:highlight w:val="yellow"/>
                <w:lang w:val="en-US"/>
              </w:rPr>
              <w:t xml:space="preserve"> 100</w:t>
            </w:r>
            <w:r w:rsidRPr="00895830">
              <w:rPr>
                <w:rFonts w:ascii="Bookman Old Style" w:eastAsia="Nova Mono" w:hAnsi="Bookman Old Style" w:cs="Nova Mono"/>
                <w:highlight w:val="yellow"/>
              </w:rPr>
              <w:t>;</w:t>
            </w:r>
          </w:p>
          <w:p w14:paraId="429A1AB2" w14:textId="412F3E69"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w:t>
            </w:r>
            <w:r w:rsidRPr="00895830">
              <w:rPr>
                <w:rFonts w:ascii="Bookman Old Style" w:eastAsia="Gentium Basic" w:hAnsi="Bookman Old Style" w:cs="Gentium Basic"/>
                <w:highlight w:val="yellow"/>
                <w:lang w:val="it-IT"/>
              </w:rPr>
              <w:t xml:space="preserve"> 5 s/d 6 </w:t>
            </w:r>
            <w:r w:rsidRPr="00895830">
              <w:rPr>
                <w:rFonts w:ascii="Bookman Old Style" w:eastAsia="Gentium Basic" w:hAnsi="Bookman Old Style" w:cs="Gentium Basic"/>
                <w:highlight w:val="yellow"/>
              </w:rPr>
              <w:t xml:space="preserve">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2CFEFBF4" w14:textId="4C7A1DDB"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 xml:space="preserve">3 s/d 4 </w:t>
            </w:r>
            <w:r w:rsidRPr="00895830">
              <w:rPr>
                <w:rFonts w:ascii="Bookman Old Style" w:eastAsia="Gentium Basic" w:hAnsi="Bookman Old Style" w:cs="Gentium Basic"/>
                <w:highlight w:val="yellow"/>
              </w:rPr>
              <w:t>pengalaman diberi nilai 50;</w:t>
            </w:r>
          </w:p>
          <w:p w14:paraId="4D147896" w14:textId="03D840FD"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 1 s/d 2 pengalaman diberi nilai 25;</w:t>
            </w:r>
          </w:p>
          <w:p w14:paraId="2562EE22" w14:textId="77777777"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memiliki pengalaman diberikan nilai 0.</w:t>
            </w:r>
          </w:p>
          <w:p w14:paraId="39E9F2E0" w14:textId="10D0F448" w:rsidR="00651EB3" w:rsidRPr="00895830" w:rsidRDefault="00651EB3" w:rsidP="00651EB3">
            <w:pPr>
              <w:pBdr>
                <w:top w:val="nil"/>
                <w:left w:val="nil"/>
                <w:bottom w:val="nil"/>
                <w:right w:val="nil"/>
                <w:between w:val="nil"/>
              </w:pBdr>
              <w:ind w:left="275"/>
              <w:jc w:val="both"/>
              <w:rPr>
                <w:rFonts w:ascii="Bookman Old Style" w:eastAsia="Basic" w:hAnsi="Bookman Old Style" w:cs="Basic"/>
                <w:highlight w:val="yellow"/>
              </w:rPr>
            </w:pPr>
          </w:p>
        </w:tc>
        <w:tc>
          <w:tcPr>
            <w:tcW w:w="1440" w:type="dxa"/>
            <w:vAlign w:val="center"/>
          </w:tcPr>
          <w:p w14:paraId="5F174B9F" w14:textId="6B31F5BA"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BBD0135" w14:textId="76ACBF9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CE41E0E" w14:textId="5C3E76E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12FE077" w14:textId="77777777" w:rsidTr="009D303C">
        <w:tc>
          <w:tcPr>
            <w:tcW w:w="628" w:type="dxa"/>
            <w:vMerge/>
          </w:tcPr>
          <w:p w14:paraId="58FE57E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07F04D2" w14:textId="2706CD8C" w:rsidR="00651EB3" w:rsidRPr="00895830" w:rsidRDefault="00651EB3" w:rsidP="008C5ED7">
            <w:pPr>
              <w:pStyle w:val="ListParagraph"/>
              <w:numPr>
                <w:ilvl w:val="1"/>
                <w:numId w:val="8"/>
              </w:numPr>
              <w:spacing w:before="2" w:line="276" w:lineRule="auto"/>
              <w:ind w:left="345" w:right="28"/>
              <w:jc w:val="both"/>
              <w:rPr>
                <w:rFonts w:ascii="Bookman Old Style" w:eastAsia="Basic" w:hAnsi="Bookman Old Style" w:cs="Basic"/>
                <w:highlight w:val="yellow"/>
              </w:rPr>
            </w:pPr>
            <w:r w:rsidRPr="00895830">
              <w:rPr>
                <w:rFonts w:ascii="Bookman Old Style" w:eastAsia="Basic" w:hAnsi="Bookman Old Style" w:cs="Basic"/>
                <w:highlight w:val="yellow"/>
              </w:rPr>
              <w:t>Nilai pekerjaan sejenis tertinggi dalam kurun waktu 10 [sepuluh] tahun terakhir</w:t>
            </w:r>
          </w:p>
        </w:tc>
        <w:tc>
          <w:tcPr>
            <w:tcW w:w="1111" w:type="dxa"/>
          </w:tcPr>
          <w:p w14:paraId="2468983C"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5% </w:t>
            </w:r>
          </w:p>
          <w:p w14:paraId="13E8C635" w14:textId="1826D290"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64089187" w14:textId="5BA4F8EE" w:rsidR="00651EB3" w:rsidRPr="00895830" w:rsidRDefault="00651EB3" w:rsidP="00651EB3">
            <w:pPr>
              <w:jc w:val="center"/>
              <w:rPr>
                <w:rFonts w:ascii="Bookman Old Style" w:hAnsi="Bookman Old Style" w:cs="Arial"/>
                <w:highlight w:val="yellow"/>
                <w:lang w:val="en-US"/>
              </w:rPr>
            </w:pPr>
          </w:p>
        </w:tc>
        <w:tc>
          <w:tcPr>
            <w:tcW w:w="1441" w:type="dxa"/>
          </w:tcPr>
          <w:p w14:paraId="7132D409" w14:textId="62EEB912" w:rsidR="00651EB3" w:rsidRPr="00895830" w:rsidRDefault="00651EB3" w:rsidP="00651EB3">
            <w:pPr>
              <w:jc w:val="center"/>
              <w:rPr>
                <w:rFonts w:ascii="Bookman Old Style" w:hAnsi="Bookman Old Style" w:cs="Arial"/>
                <w:highlight w:val="yellow"/>
                <w:lang w:val="en-US"/>
              </w:rPr>
            </w:pPr>
          </w:p>
        </w:tc>
        <w:tc>
          <w:tcPr>
            <w:tcW w:w="3737" w:type="dxa"/>
          </w:tcPr>
          <w:p w14:paraId="3F6AD220"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Rumusan penghitungan sebagai berikut</w:t>
            </w:r>
            <w:r w:rsidRPr="00895830">
              <w:rPr>
                <w:rFonts w:ascii="Bookman Old Style" w:eastAsia="Gentium Basic" w:hAnsi="Bookman Old Style" w:cs="Gentium Basic"/>
                <w:highlight w:val="yellow"/>
                <w:lang w:val="en-US"/>
              </w:rPr>
              <w:t>:</w:t>
            </w:r>
          </w:p>
          <w:p w14:paraId="000BFA42" w14:textId="77777777" w:rsidR="00651EB3" w:rsidRPr="00895830" w:rsidRDefault="00651EB3" w:rsidP="00651EB3">
            <w:pPr>
              <w:ind w:right="-72"/>
              <w:rPr>
                <w:rFonts w:ascii="Bookman Old Style" w:eastAsia="Gentium Basic" w:hAnsi="Bookman Old Style" w:cs="Gentium Basic"/>
                <w:highlight w:val="yellow"/>
              </w:rPr>
            </w:pPr>
          </w:p>
          <w:p w14:paraId="668C6747" w14:textId="77777777" w:rsidR="00651EB3" w:rsidRPr="00895830" w:rsidRDefault="00651EB3" w:rsidP="00651EB3">
            <w:pPr>
              <w:ind w:right="-72"/>
              <w:rPr>
                <w:rFonts w:ascii="Bookman Old Style" w:eastAsia="Gentium Basic" w:hAnsi="Bookman Old Style" w:cs="Gentium Basic"/>
                <w:iCs/>
                <w:highlight w:val="yellow"/>
              </w:rPr>
            </w:pPr>
            <m:oMathPara>
              <m:oMath>
                <m:r>
                  <w:ins w:id="13" w:author="Angga Pratama" w:date="2021-11-08T09:53:00Z">
                    <m:rPr>
                      <m:sty m:val="p"/>
                    </m:rPr>
                    <w:rPr>
                      <w:rFonts w:ascii="Cambria Math" w:eastAsia="Gentium Basic" w:hAnsi="Cambria Math" w:cs="Gentium Basic"/>
                      <w:highlight w:val="yellow"/>
                    </w:rPr>
                    <m:t>NP X=</m:t>
                  </w:ins>
                </m:r>
                <m:f>
                  <m:fPr>
                    <m:ctrlPr>
                      <w:ins w:id="14" w:author="Angga Pratama" w:date="2021-11-08T09:53:00Z">
                        <w:rPr>
                          <w:rFonts w:ascii="Cambria Math" w:eastAsia="Gentium Basic" w:hAnsi="Cambria Math" w:cs="Gentium Basic"/>
                          <w:iCs/>
                          <w:highlight w:val="yellow"/>
                        </w:rPr>
                      </w:ins>
                    </m:ctrlPr>
                  </m:fPr>
                  <m:num>
                    <m:r>
                      <w:ins w:id="15" w:author="Angga Pratama" w:date="2021-11-08T09:53:00Z">
                        <m:rPr>
                          <m:sty m:val="p"/>
                        </m:rPr>
                        <w:rPr>
                          <w:rFonts w:ascii="Cambria Math" w:eastAsia="Gentium Basic" w:hAnsi="Cambria Math" w:cs="Gentium Basic"/>
                          <w:highlight w:val="yellow"/>
                        </w:rPr>
                        <m:t>NPT X</m:t>
                      </w:ins>
                    </m:r>
                  </m:num>
                  <m:den>
                    <m:r>
                      <w:ins w:id="16" w:author="Angga Pratama" w:date="2021-11-08T09:53:00Z">
                        <m:rPr>
                          <m:sty m:val="p"/>
                        </m:rPr>
                        <w:rPr>
                          <w:rFonts w:ascii="Cambria Math" w:eastAsia="Gentium Basic" w:hAnsi="Cambria Math" w:cs="Gentium Basic"/>
                          <w:highlight w:val="yellow"/>
                        </w:rPr>
                        <m:t>NPT Tertinggi</m:t>
                      </w:ins>
                    </m:r>
                  </m:den>
                </m:f>
                <m:r>
                  <w:ins w:id="17" w:author="Angga Pratama" w:date="2021-11-08T09:53:00Z">
                    <m:rPr>
                      <m:sty m:val="p"/>
                    </m:rPr>
                    <w:rPr>
                      <w:rFonts w:ascii="Cambria Math" w:eastAsia="Gentium Basic" w:hAnsi="Cambria Math" w:cs="Gentium Basic"/>
                      <w:highlight w:val="yellow"/>
                    </w:rPr>
                    <m:t xml:space="preserve"> x 100 x Bobot Subunsur</m:t>
                  </w:ins>
                </m:r>
              </m:oMath>
            </m:oMathPara>
          </w:p>
          <w:p w14:paraId="3362FC91" w14:textId="77777777" w:rsidR="00651EB3" w:rsidRPr="00895830" w:rsidRDefault="00651EB3" w:rsidP="00651EB3">
            <w:pPr>
              <w:ind w:right="-72"/>
              <w:rPr>
                <w:rFonts w:ascii="Bookman Old Style" w:eastAsia="Gentium Basic" w:hAnsi="Bookman Old Style" w:cs="Gentium Basic"/>
                <w:highlight w:val="yellow"/>
              </w:rPr>
            </w:pPr>
          </w:p>
          <w:p w14:paraId="77800BC2"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Keterangan:</w:t>
            </w:r>
          </w:p>
          <w:p w14:paraId="064FFD7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X : Nama perusahaan </w:t>
            </w:r>
          </w:p>
          <w:p w14:paraId="45BAF4E0" w14:textId="77777777" w:rsidR="00651EB3" w:rsidRPr="00895830" w:rsidRDefault="00651EB3" w:rsidP="00651EB3">
            <w:pPr>
              <w:ind w:right="-72"/>
              <w:rPr>
                <w:rFonts w:ascii="Bookman Old Style" w:eastAsia="Gentium Basic" w:hAnsi="Bookman Old Style" w:cs="Gentium Basic"/>
                <w:i/>
                <w:highlight w:val="yellow"/>
                <w:lang w:val="sv-SE"/>
              </w:rPr>
            </w:pPr>
            <w:r w:rsidRPr="00895830">
              <w:rPr>
                <w:rFonts w:ascii="Bookman Old Style" w:eastAsia="Gentium Basic" w:hAnsi="Bookman Old Style" w:cs="Gentium Basic"/>
                <w:highlight w:val="yellow"/>
              </w:rPr>
              <w:t xml:space="preserve">NPT </w:t>
            </w:r>
            <w:r w:rsidRPr="00895830">
              <w:rPr>
                <w:rFonts w:ascii="Bookman Old Style" w:eastAsia="Gentium Basic" w:hAnsi="Bookman Old Style" w:cs="Gentium Basic"/>
                <w:highlight w:val="yellow"/>
                <w:lang w:val="sv-SE"/>
              </w:rPr>
              <w:t>X</w:t>
            </w:r>
            <w:r w:rsidRPr="00895830">
              <w:rPr>
                <w:rFonts w:ascii="Bookman Old Style" w:eastAsia="Gentium Basic" w:hAnsi="Bookman Old Style" w:cs="Gentium Basic"/>
                <w:highlight w:val="yellow"/>
              </w:rPr>
              <w:t xml:space="preserve">: Nilai </w:t>
            </w:r>
            <w:r w:rsidRPr="00895830">
              <w:rPr>
                <w:rFonts w:ascii="Bookman Old Style" w:eastAsia="Gentium Basic" w:hAnsi="Bookman Old Style" w:cs="Gentium Basic"/>
                <w:highlight w:val="yellow"/>
                <w:lang w:val="sv-SE"/>
              </w:rPr>
              <w:t>paket tertinggi perusahaan X</w:t>
            </w:r>
          </w:p>
          <w:p w14:paraId="305115E2" w14:textId="77777777" w:rsidR="00651EB3" w:rsidRPr="00895830" w:rsidRDefault="00651EB3" w:rsidP="00651EB3">
            <w:pPr>
              <w:ind w:right="-72"/>
              <w:rPr>
                <w:rFonts w:ascii="Bookman Old Style" w:eastAsia="Gentium Basic" w:hAnsi="Bookman Old Style" w:cs="Gentium Basic"/>
                <w:highlight w:val="yellow"/>
                <w:lang w:val="en-US"/>
              </w:rPr>
            </w:pPr>
            <w:r w:rsidRPr="00895830">
              <w:rPr>
                <w:rFonts w:ascii="Bookman Old Style" w:eastAsia="Gentium Basic" w:hAnsi="Bookman Old Style" w:cs="Gentium Basic"/>
                <w:highlight w:val="yellow"/>
              </w:rPr>
              <w:t xml:space="preserve">NPT Tertinggi =  </w:t>
            </w:r>
            <w:r w:rsidRPr="00895830">
              <w:rPr>
                <w:rFonts w:ascii="Bookman Old Style" w:eastAsia="Gentium Basic" w:hAnsi="Bookman Old Style" w:cs="Gentium Basic"/>
                <w:highlight w:val="yellow"/>
                <w:lang w:val="en-US"/>
              </w:rPr>
              <w:t>Nilai paket tertinggi diatara peserta, dijadikan pembanding untuk mendapatkan nilai peserta X</w:t>
            </w:r>
          </w:p>
          <w:p w14:paraId="7F6A345D" w14:textId="31C15725" w:rsidR="00651EB3" w:rsidRPr="00895830" w:rsidRDefault="00651EB3" w:rsidP="00651EB3">
            <w:pPr>
              <w:ind w:right="23"/>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BC5ADA">
              <w:rPr>
                <w:rFonts w:ascii="Bookman Old Style" w:eastAsia="Gentium Basic" w:hAnsi="Bookman Old Style"/>
                <w:noProof/>
                <w:position w:val="-4"/>
                <w:highlight w:val="yellow"/>
              </w:rPr>
              <w:pict w14:anchorId="015B5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4.4pt;height:10.4pt;mso-width-percent:0;mso-height-percent:0;mso-width-percent:0;mso-height-percent:0" equationxml="&lt;">
                  <v:imagedata r:id="rId17"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BC5ADA">
              <w:rPr>
                <w:rFonts w:ascii="Bookman Old Style" w:eastAsia="Gentium Basic" w:hAnsi="Bookman Old Style"/>
                <w:noProof/>
                <w:position w:val="-4"/>
                <w:highlight w:val="yellow"/>
              </w:rPr>
              <w:pict w14:anchorId="26D5CB88">
                <v:shape id="_x0000_i1025" type="#_x0000_t75" alt="" style="width:414.4pt;height:10.4pt;mso-width-percent:0;mso-height-percent:0;mso-width-percent:0;mso-height-percent:0" equationxml="&lt;">
                  <v:imagedata r:id="rId18"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p>
        </w:tc>
        <w:tc>
          <w:tcPr>
            <w:tcW w:w="1440" w:type="dxa"/>
            <w:vAlign w:val="center"/>
          </w:tcPr>
          <w:p w14:paraId="37C3E3AD" w14:textId="3F30467D"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1023272" w14:textId="3A0D098B"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C562E01" w14:textId="2133F51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36E6273C" w14:textId="77777777" w:rsidTr="00356DC1">
        <w:tc>
          <w:tcPr>
            <w:tcW w:w="628" w:type="dxa"/>
            <w:vMerge/>
          </w:tcPr>
          <w:p w14:paraId="0A4C036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12C69E1" w14:textId="35758BD6" w:rsidR="00E12CC7" w:rsidRPr="00895830" w:rsidRDefault="00E12CC7" w:rsidP="00E12CC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Proposal Teknis</w:t>
            </w:r>
          </w:p>
        </w:tc>
        <w:tc>
          <w:tcPr>
            <w:tcW w:w="1111" w:type="dxa"/>
            <w:vAlign w:val="center"/>
          </w:tcPr>
          <w:p w14:paraId="3FE6AB30" w14:textId="68FC8867" w:rsidR="00E12CC7" w:rsidRPr="00895830" w:rsidRDefault="00567A24" w:rsidP="00AC4579">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20%</w:t>
            </w:r>
          </w:p>
        </w:tc>
        <w:tc>
          <w:tcPr>
            <w:tcW w:w="1049" w:type="dxa"/>
            <w:vAlign w:val="center"/>
          </w:tcPr>
          <w:p w14:paraId="0F423119" w14:textId="2DC612CF" w:rsidR="00E12CC7" w:rsidRPr="00895830" w:rsidRDefault="00567A24" w:rsidP="00AC4579">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1441" w:type="dxa"/>
            <w:vAlign w:val="center"/>
          </w:tcPr>
          <w:p w14:paraId="79624BB1" w14:textId="4C3D8C6E" w:rsidR="00E12CC7" w:rsidRPr="00895830" w:rsidRDefault="005A0D59" w:rsidP="00AC4579">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AFECDAC" w14:textId="77777777" w:rsidR="00E12CC7" w:rsidRPr="00895830" w:rsidRDefault="00E12CC7" w:rsidP="00E12CC7">
            <w:pPr>
              <w:jc w:val="both"/>
              <w:rPr>
                <w:rFonts w:ascii="Bookman Old Style" w:hAnsi="Bookman Old Style" w:cs="Arial"/>
                <w:highlight w:val="yellow"/>
              </w:rPr>
            </w:pPr>
          </w:p>
        </w:tc>
        <w:tc>
          <w:tcPr>
            <w:tcW w:w="1440" w:type="dxa"/>
            <w:vAlign w:val="center"/>
          </w:tcPr>
          <w:p w14:paraId="2C250971" w14:textId="614D18F0" w:rsidR="00E12CC7" w:rsidRPr="00895830" w:rsidRDefault="00E12CC7" w:rsidP="00E12CC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E7F23E" w14:textId="65C29CE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4450539" w14:textId="760960F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8D88C26" w14:textId="77777777" w:rsidTr="00D66331">
        <w:tc>
          <w:tcPr>
            <w:tcW w:w="628" w:type="dxa"/>
            <w:vMerge/>
          </w:tcPr>
          <w:p w14:paraId="05B3BD17"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69C8FC" w14:textId="7BDD0C54"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Pemahaman atas jasa layanan yang tercantum dalam KAK</w:t>
            </w:r>
          </w:p>
        </w:tc>
        <w:tc>
          <w:tcPr>
            <w:tcW w:w="1111" w:type="dxa"/>
          </w:tcPr>
          <w:p w14:paraId="24FD49FF" w14:textId="77777777" w:rsidR="00651EB3" w:rsidRPr="00895830" w:rsidRDefault="00651EB3" w:rsidP="00651EB3">
            <w:pPr>
              <w:jc w:val="center"/>
              <w:rPr>
                <w:rFonts w:ascii="Bookman Old Style" w:eastAsia="Gentium Basic" w:hAnsi="Bookman Old Style" w:cs="Gentium Basic"/>
                <w:i/>
                <w:highlight w:val="yellow"/>
                <w:lang w:val="en-US"/>
              </w:rPr>
            </w:pPr>
            <w:r w:rsidRPr="00895830">
              <w:rPr>
                <w:rFonts w:ascii="Bookman Old Style" w:eastAsia="Gentium Basic" w:hAnsi="Bookman Old Style" w:cs="Gentium Basic"/>
                <w:b/>
                <w:bCs/>
                <w:i/>
                <w:highlight w:val="yellow"/>
                <w:lang w:val="en-US"/>
              </w:rPr>
              <w:t>4%</w:t>
            </w:r>
            <w:r w:rsidRPr="00895830">
              <w:rPr>
                <w:rFonts w:ascii="Bookman Old Style" w:eastAsia="Gentium Basic" w:hAnsi="Bookman Old Style" w:cs="Gentium Basic"/>
                <w:i/>
                <w:highlight w:val="yellow"/>
                <w:lang w:val="en-US"/>
              </w:rPr>
              <w:t xml:space="preserve"> </w:t>
            </w:r>
          </w:p>
          <w:p w14:paraId="04505D24" w14:textId="239BA45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1A11EFA5" w14:textId="0D31D026"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3D233DF2" w14:textId="4B0AFA9A" w:rsidR="00651EB3" w:rsidRPr="00895830" w:rsidRDefault="00651EB3" w:rsidP="00651EB3">
            <w:pPr>
              <w:jc w:val="center"/>
              <w:rPr>
                <w:rFonts w:ascii="Bookman Old Style" w:hAnsi="Bookman Old Style" w:cs="Arial"/>
                <w:highlight w:val="yellow"/>
                <w:lang w:val="en-US"/>
              </w:rPr>
            </w:pPr>
          </w:p>
        </w:tc>
        <w:tc>
          <w:tcPr>
            <w:tcW w:w="3737" w:type="dxa"/>
          </w:tcPr>
          <w:p w14:paraId="56C4A8A4" w14:textId="77777777"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ketentuan penilaian:</w:t>
            </w:r>
          </w:p>
          <w:p w14:paraId="51868467"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sangat baik yang menggambarkan pemahaman peserta atas jasa layanan yang tercantum dalam KAK, diberi nilai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w:t>
            </w:r>
          </w:p>
          <w:p w14:paraId="309241AE"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(Kriteria sangat baik : </w:t>
            </w:r>
          </w:p>
          <w:p w14:paraId="75EE7704" w14:textId="77777777" w:rsidR="00651EB3" w:rsidRPr="00895830" w:rsidRDefault="00651EB3" w:rsidP="00651EB3">
            <w:pPr>
              <w:ind w:left="315"/>
              <w:jc w:val="both"/>
              <w:rPr>
                <w:rFonts w:ascii="Bookman Old Style" w:eastAsia="Gentium Basic" w:hAnsi="Bookman Old Style" w:cs="Gentium Basic"/>
                <w:b/>
                <w:bCs/>
                <w:i/>
                <w:highlight w:val="yellow"/>
              </w:rPr>
            </w:pPr>
          </w:p>
          <w:p w14:paraId="5858C73E" w14:textId="5C0E6920"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Memberikan tanggapan untuk lingkup pekerjaan sesuai KAK secara lengkap, antara lain: </w:t>
            </w:r>
          </w:p>
          <w:p w14:paraId="60E079DA"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Penyusunan dan Pelaksanaan Program Mutu;</w:t>
            </w:r>
          </w:p>
          <w:p w14:paraId="1EAF825B"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Pekerjaan dan Pengendalian Mutu;</w:t>
            </w:r>
          </w:p>
          <w:p w14:paraId="4E288E96"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Pelaksanaan Upaya Perlindungan Lingkungan, Keselamatan dan Kesehatan Kerja Konstruksi, Kesetaraan Gender dan Inklusi Sosial;</w:t>
            </w:r>
          </w:p>
          <w:p w14:paraId="04F2ECCF"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Dukungan Teknis dan Manajemen;</w:t>
            </w:r>
          </w:p>
          <w:p w14:paraId="76736C48"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Pelaporan dan Dokumentasi;</w:t>
            </w:r>
          </w:p>
          <w:p w14:paraId="450DF101"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Personel/Ketenagaan</w:t>
            </w:r>
          </w:p>
          <w:p w14:paraId="42E38E1A" w14:textId="77777777" w:rsidR="00651EB3" w:rsidRPr="00895830" w:rsidRDefault="00651EB3" w:rsidP="00651EB3">
            <w:pPr>
              <w:tabs>
                <w:tab w:val="left" w:pos="601"/>
              </w:tabs>
              <w:ind w:left="601" w:hanging="286"/>
              <w:jc w:val="both"/>
              <w:rPr>
                <w:rFonts w:ascii="Bookman Old Style" w:eastAsia="Gentium Basic" w:hAnsi="Bookman Old Style" w:cs="Gentium Basic"/>
                <w:i/>
                <w:color w:val="FF0000"/>
                <w:highlight w:val="yellow"/>
                <w:lang w:val="en-US"/>
              </w:rPr>
            </w:pPr>
          </w:p>
          <w:p w14:paraId="2ECF5403"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cukup baik yang menggambarkan pemahaman peserta atas jasa layanan yang tercantum dalam KAK, diberi nilai </w:t>
            </w:r>
            <w:r w:rsidRPr="00895830">
              <w:rPr>
                <w:rFonts w:ascii="Bookman Old Style" w:eastAsia="Gentium Basic" w:hAnsi="Bookman Old Style" w:cs="Gentium Basic"/>
                <w:b/>
                <w:bCs/>
                <w:highlight w:val="yellow"/>
                <w:lang w:val="en-US"/>
              </w:rPr>
              <w:t>6</w:t>
            </w:r>
            <w:r w:rsidRPr="00895830">
              <w:rPr>
                <w:rFonts w:ascii="Bookman Old Style" w:eastAsia="Gentium Basic" w:hAnsi="Bookman Old Style" w:cs="Gentium Basic"/>
                <w:b/>
                <w:bCs/>
                <w:highlight w:val="yellow"/>
              </w:rPr>
              <w:t>0 (</w:t>
            </w:r>
            <w:r w:rsidRPr="00895830">
              <w:rPr>
                <w:rFonts w:ascii="Bookman Old Style" w:eastAsia="Gentium Basic" w:hAnsi="Bookman Old Style" w:cs="Gentium Basic"/>
                <w:b/>
                <w:bCs/>
                <w:highlight w:val="yellow"/>
                <w:lang w:val="en-US"/>
              </w:rPr>
              <w:t xml:space="preserve">enam </w:t>
            </w:r>
            <w:r w:rsidRPr="00895830">
              <w:rPr>
                <w:rFonts w:ascii="Bookman Old Style" w:eastAsia="Gentium Basic" w:hAnsi="Bookman Old Style" w:cs="Gentium Basic"/>
                <w:b/>
                <w:bCs/>
                <w:highlight w:val="yellow"/>
              </w:rPr>
              <w:t>puluh)</w:t>
            </w:r>
            <w:r w:rsidRPr="00895830">
              <w:rPr>
                <w:rFonts w:ascii="Bookman Old Style" w:eastAsia="Gentium Basic" w:hAnsi="Bookman Old Style" w:cs="Gentium Basic"/>
                <w:highlight w:val="yellow"/>
              </w:rPr>
              <w:t xml:space="preserve">; </w:t>
            </w:r>
            <w:r w:rsidRPr="00895830">
              <w:rPr>
                <w:rFonts w:ascii="Bookman Old Style" w:eastAsia="Gentium Basic" w:hAnsi="Bookman Old Style" w:cs="Gentium Basic"/>
                <w:i/>
                <w:highlight w:val="yellow"/>
              </w:rPr>
              <w:t>(</w:t>
            </w:r>
            <w:r w:rsidRPr="00895830">
              <w:rPr>
                <w:rFonts w:ascii="Bookman Old Style" w:eastAsia="Gentium Basic" w:hAnsi="Bookman Old Style" w:cs="Gentium Basic"/>
                <w:b/>
                <w:bCs/>
                <w:i/>
                <w:highlight w:val="yellow"/>
              </w:rPr>
              <w:t xml:space="preserve">Kriteria baik : </w:t>
            </w:r>
          </w:p>
          <w:p w14:paraId="62D6C563" w14:textId="77777777" w:rsidR="00651EB3" w:rsidRPr="00895830" w:rsidRDefault="00651EB3" w:rsidP="00651EB3">
            <w:pPr>
              <w:ind w:left="315"/>
              <w:jc w:val="both"/>
              <w:rPr>
                <w:rFonts w:ascii="Bookman Old Style" w:eastAsia="Gentium Basic" w:hAnsi="Bookman Old Style" w:cs="Gentium Basic"/>
                <w:i/>
                <w:highlight w:val="yellow"/>
              </w:rPr>
            </w:pPr>
          </w:p>
          <w:p w14:paraId="645F600C"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Memberikan tanggapan untuk lingkup pekerjaan sesuai KAK tetapi tidak lengkap.</w:t>
            </w:r>
          </w:p>
          <w:p w14:paraId="77DB0105" w14:textId="77777777" w:rsidR="00651EB3" w:rsidRPr="00895830" w:rsidRDefault="00651EB3" w:rsidP="00651EB3">
            <w:pPr>
              <w:jc w:val="both"/>
              <w:rPr>
                <w:rFonts w:ascii="Bookman Old Style" w:eastAsia="Gentium Basic" w:hAnsi="Bookman Old Style" w:cs="Gentium Basic"/>
                <w:i/>
                <w:highlight w:val="yellow"/>
              </w:rPr>
            </w:pPr>
          </w:p>
          <w:p w14:paraId="0C0C3ED0" w14:textId="2379666D" w:rsidR="00651EB3" w:rsidRPr="00895830" w:rsidRDefault="00651EB3" w:rsidP="008C5ED7">
            <w:pPr>
              <w:numPr>
                <w:ilvl w:val="0"/>
                <w:numId w:val="24"/>
              </w:numPr>
              <w:ind w:left="315"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Apabila peserta tidak memberikan tanggapan atas jasa layanan yang tercantum dalam KAK, maka diberikan nilai </w:t>
            </w:r>
            <w:r w:rsidRPr="00895830">
              <w:rPr>
                <w:rFonts w:ascii="Bookman Old Style" w:eastAsia="Gentium Basic" w:hAnsi="Bookman Old Style" w:cs="Gentium Basic"/>
                <w:b/>
                <w:bCs/>
                <w:highlight w:val="yellow"/>
              </w:rPr>
              <w:t>0 (nol)</w:t>
            </w:r>
            <w:r w:rsidRPr="00895830">
              <w:rPr>
                <w:rFonts w:ascii="Bookman Old Style" w:eastAsia="Gentium Basic" w:hAnsi="Bookman Old Style" w:cs="Gentium Basic"/>
                <w:highlight w:val="yellow"/>
              </w:rPr>
              <w:t>.</w:t>
            </w:r>
          </w:p>
        </w:tc>
        <w:tc>
          <w:tcPr>
            <w:tcW w:w="1440" w:type="dxa"/>
            <w:vAlign w:val="center"/>
          </w:tcPr>
          <w:p w14:paraId="4CD2797E" w14:textId="15AE49B8"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418BBF00" w14:textId="5A4EC51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92B2FE1" w14:textId="1AEC4533"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47D87747" w14:textId="77777777" w:rsidTr="00356DC1">
        <w:tc>
          <w:tcPr>
            <w:tcW w:w="628" w:type="dxa"/>
            <w:vMerge/>
          </w:tcPr>
          <w:p w14:paraId="2A33EF8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25794B50" w14:textId="6D6445B8"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Kualitas metodologi yang menggambarkan: </w:t>
            </w:r>
          </w:p>
        </w:tc>
        <w:tc>
          <w:tcPr>
            <w:tcW w:w="1111" w:type="dxa"/>
            <w:vAlign w:val="center"/>
          </w:tcPr>
          <w:p w14:paraId="394B0F29" w14:textId="5928DA0C"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10%</w:t>
            </w:r>
          </w:p>
        </w:tc>
        <w:tc>
          <w:tcPr>
            <w:tcW w:w="1049" w:type="dxa"/>
            <w:vAlign w:val="center"/>
          </w:tcPr>
          <w:p w14:paraId="0F915C3B" w14:textId="5F8CDA75"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68C1016" w14:textId="35A23C18"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651EEDD" w14:textId="64A8A4F0"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Kualitas Metodologi dihitung dengan cara nilai rata-rata komponen sub unsur dikali bobot subunsur.</w:t>
            </w:r>
          </w:p>
        </w:tc>
        <w:tc>
          <w:tcPr>
            <w:tcW w:w="1440" w:type="dxa"/>
            <w:vAlign w:val="center"/>
          </w:tcPr>
          <w:p w14:paraId="20456A15" w14:textId="75276554"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035A48" w14:textId="0367436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AB4DE6" w14:textId="2B90771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6CC4AA78" w14:textId="77777777" w:rsidTr="00356DC1">
        <w:tc>
          <w:tcPr>
            <w:tcW w:w="628" w:type="dxa"/>
            <w:vMerge/>
          </w:tcPr>
          <w:p w14:paraId="7DE428E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50290D2" w14:textId="19BF90D9" w:rsidR="00651EB3" w:rsidRPr="00895830" w:rsidRDefault="00651EB3" w:rsidP="008C5ED7">
            <w:pPr>
              <w:pStyle w:val="ListParagraph"/>
              <w:numPr>
                <w:ilvl w:val="0"/>
                <w:numId w:val="11"/>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Ketepatan analisa yang disampaikan dan langkah pemecahan yang diusulkan</w:t>
            </w:r>
          </w:p>
        </w:tc>
        <w:tc>
          <w:tcPr>
            <w:tcW w:w="1111" w:type="dxa"/>
            <w:vAlign w:val="center"/>
          </w:tcPr>
          <w:p w14:paraId="3E7A8CD9" w14:textId="65249EDC"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7E7A4263" w14:textId="48EF4972"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351BCD6" w14:textId="6E9015F2"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D893F66" w14:textId="77777777" w:rsidR="00651EB3" w:rsidRPr="00895830" w:rsidRDefault="00651EB3" w:rsidP="008C5ED7">
            <w:pPr>
              <w:numPr>
                <w:ilvl w:val="5"/>
                <w:numId w:val="2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Menjelaskan secara lengkap tahapan pelaksanaan supervisi dalam KAK disertai dengan penjelasan detail setiap tahapannya. Tahapan tersebut antara lain </w:t>
            </w:r>
          </w:p>
          <w:p w14:paraId="0551E873"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a. Tahap Persiapan ;</w:t>
            </w:r>
          </w:p>
          <w:p w14:paraId="324F46B1"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b. Tahap Pelaksanaan Pekerjaan;</w:t>
            </w:r>
          </w:p>
          <w:p w14:paraId="2657AFA5"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 Tahap Pelaporan dan Dokumentasi.</w:t>
            </w:r>
          </w:p>
          <w:p w14:paraId="0CFA2164" w14:textId="77777777" w:rsidR="00651EB3" w:rsidRPr="00895830" w:rsidRDefault="00651EB3" w:rsidP="00651EB3">
            <w:pPr>
              <w:jc w:val="both"/>
              <w:rPr>
                <w:rFonts w:ascii="Bookman Old Style" w:eastAsia="Gentium Basic" w:hAnsi="Bookman Old Style" w:cs="Gentium Basic"/>
                <w:highlight w:val="yellow"/>
              </w:rPr>
            </w:pPr>
          </w:p>
          <w:p w14:paraId="72DFA1A3"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tidak menjelaskan secara lengkap tahapan pelaksanaan supervisi dalam KAK disertai dengan penjelasan detail setiap tahapannya.</w:t>
            </w:r>
          </w:p>
          <w:p w14:paraId="0848DFC8"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6EBDAEFB"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p w14:paraId="61C634BB" w14:textId="31E15BBD" w:rsidR="00651EB3" w:rsidRPr="00895830" w:rsidRDefault="00651EB3" w:rsidP="00651EB3">
            <w:pPr>
              <w:rPr>
                <w:rFonts w:ascii="Bookman Old Style" w:eastAsia="Basic" w:hAnsi="Bookman Old Style" w:cs="Basic"/>
                <w:highlight w:val="yellow"/>
              </w:rPr>
            </w:pPr>
          </w:p>
        </w:tc>
        <w:tc>
          <w:tcPr>
            <w:tcW w:w="1440" w:type="dxa"/>
            <w:vAlign w:val="center"/>
          </w:tcPr>
          <w:p w14:paraId="0BE1E5B8" w14:textId="6035968E"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367A04" w14:textId="02DDA05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8F3D1CE" w14:textId="0B5C68B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E5C8AD9" w14:textId="77777777" w:rsidTr="00356DC1">
        <w:tc>
          <w:tcPr>
            <w:tcW w:w="628" w:type="dxa"/>
            <w:vMerge/>
          </w:tcPr>
          <w:p w14:paraId="5D31D38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8CAB19" w14:textId="4F05A44C" w:rsidR="00651EB3" w:rsidRPr="00895830" w:rsidRDefault="00651EB3"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konsistensi antara metodologi dengan  rencana kerja</w:t>
            </w:r>
          </w:p>
        </w:tc>
        <w:tc>
          <w:tcPr>
            <w:tcW w:w="1111" w:type="dxa"/>
            <w:vAlign w:val="center"/>
          </w:tcPr>
          <w:p w14:paraId="3E8CBBBE" w14:textId="4838EA2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80B43D0" w14:textId="4A7C9A43"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3354999" w14:textId="78F51E15"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39C05B2" w14:textId="77777777" w:rsidR="00651EB3" w:rsidRPr="00895830" w:rsidRDefault="00651EB3" w:rsidP="008C5ED7">
            <w:pPr>
              <w:numPr>
                <w:ilvl w:val="5"/>
                <w:numId w:val="2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Menjelaskan metodologi dan rencana kerja secara urut, tepat dan konsisten yang dituangkan dalam bentuk narasi disertai skema dan diagram alur pelaksanaan lingkup pekerjaan.</w:t>
            </w:r>
          </w:p>
          <w:p w14:paraId="33934080"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331E493D" w14:textId="77777777"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60 (enam puluh); Apabila peserta metodologi dan rencana Kerja secara urut, tepat </w:t>
            </w:r>
            <w:r w:rsidRPr="00895830">
              <w:rPr>
                <w:rFonts w:ascii="Bookman Old Style" w:eastAsia="Gentium Basic" w:hAnsi="Bookman Old Style" w:cs="Gentium Basic"/>
                <w:highlight w:val="yellow"/>
              </w:rPr>
              <w:lastRenderedPageBreak/>
              <w:t>dan konsisten yang dituangkan dalam bentuk narasi tidak disertai skema dan diagram alur pelaksanaan lingkup pekerjaan</w:t>
            </w:r>
          </w:p>
          <w:p w14:paraId="2BEC81BA"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4E552D8D" w14:textId="4EBF71FD"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4C15231" w14:textId="732A2925"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77ADEB7" w14:textId="33795A2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BF062C" w14:textId="5184867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025060E" w14:textId="77777777" w:rsidTr="00356DC1">
        <w:tc>
          <w:tcPr>
            <w:tcW w:w="628" w:type="dxa"/>
            <w:vMerge/>
          </w:tcPr>
          <w:p w14:paraId="432C2DFC"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0ECF378" w14:textId="2F5A991D"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apresiasi terhadap inovasi</w:t>
            </w:r>
          </w:p>
        </w:tc>
        <w:tc>
          <w:tcPr>
            <w:tcW w:w="1111" w:type="dxa"/>
            <w:vAlign w:val="center"/>
          </w:tcPr>
          <w:p w14:paraId="6D4501AE" w14:textId="37957674"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B5E6E2B" w14:textId="7BEE0EBD"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B52822" w14:textId="4E8C5712"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AB565CD" w14:textId="77777777" w:rsidR="002803DA" w:rsidRPr="00895830" w:rsidRDefault="002803DA" w:rsidP="008C5ED7">
            <w:pPr>
              <w:numPr>
                <w:ilvl w:val="5"/>
                <w:numId w:val="28"/>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inovasi baru  yang dapat diterapkan pada pelaksanaan kegiatan.</w:t>
            </w:r>
          </w:p>
          <w:p w14:paraId="0C0F34A1"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E62BF15" w14:textId="77777777"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inovasi baru yang dapat diterapkan pada pelaksanaan kegiatan.</w:t>
            </w:r>
          </w:p>
          <w:p w14:paraId="6D49641D"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0D18941" w14:textId="6BDCAF94"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menyampaikan.</w:t>
            </w:r>
          </w:p>
        </w:tc>
        <w:tc>
          <w:tcPr>
            <w:tcW w:w="1440" w:type="dxa"/>
            <w:vAlign w:val="center"/>
          </w:tcPr>
          <w:p w14:paraId="018B417B" w14:textId="6427B6E8"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5BCE5F" w14:textId="62A0D226"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B08EAD1" w14:textId="4EAADCE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295B25E5" w14:textId="77777777" w:rsidTr="00356DC1">
        <w:tc>
          <w:tcPr>
            <w:tcW w:w="628" w:type="dxa"/>
            <w:vMerge/>
          </w:tcPr>
          <w:p w14:paraId="1668B6D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4A3B4C6B" w14:textId="4B45F43A"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dukungan data yang tersedia terhadap KAK</w:t>
            </w:r>
          </w:p>
        </w:tc>
        <w:tc>
          <w:tcPr>
            <w:tcW w:w="1111" w:type="dxa"/>
            <w:vAlign w:val="center"/>
          </w:tcPr>
          <w:p w14:paraId="5FEF7771" w14:textId="18F8365A"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0C60A56" w14:textId="0549D72B"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8874861" w14:textId="7A84AA75"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B142C39" w14:textId="77777777" w:rsidR="002803DA" w:rsidRPr="00895830" w:rsidRDefault="002803DA" w:rsidP="008C5ED7">
            <w:pPr>
              <w:numPr>
                <w:ilvl w:val="5"/>
                <w:numId w:val="29"/>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data dasar lebih dari yang tercantum pada KAK.</w:t>
            </w:r>
          </w:p>
          <w:p w14:paraId="4FF184A9"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7F7B2E44" w14:textId="77777777"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Memberikan data dasar sama dengan yang tercantum pada KAK.</w:t>
            </w:r>
          </w:p>
          <w:p w14:paraId="33AAF5F8"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8F0817E" w14:textId="3043E9CC"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memberikan data dasar</w:t>
            </w:r>
          </w:p>
        </w:tc>
        <w:tc>
          <w:tcPr>
            <w:tcW w:w="1440" w:type="dxa"/>
            <w:vAlign w:val="center"/>
          </w:tcPr>
          <w:p w14:paraId="0DA46BF5" w14:textId="0BE9C012"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CE5DC8" w14:textId="217A3BD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2F0C24F" w14:textId="6955B37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1FD96122" w14:textId="77777777" w:rsidTr="00356DC1">
        <w:tc>
          <w:tcPr>
            <w:tcW w:w="628" w:type="dxa"/>
            <w:vMerge/>
          </w:tcPr>
          <w:p w14:paraId="45E92D0F"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D7265A1" w14:textId="7CD03022"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uraian tugas</w:t>
            </w:r>
          </w:p>
        </w:tc>
        <w:tc>
          <w:tcPr>
            <w:tcW w:w="1111" w:type="dxa"/>
            <w:vAlign w:val="center"/>
          </w:tcPr>
          <w:p w14:paraId="48B18869" w14:textId="59D38C4D"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DCB0374" w14:textId="23BA3AD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505054C7" w14:textId="5866CAF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4BAC679" w14:textId="77777777" w:rsidR="002803DA" w:rsidRPr="00895830" w:rsidRDefault="002803DA" w:rsidP="008C5ED7">
            <w:pPr>
              <w:numPr>
                <w:ilvl w:val="5"/>
                <w:numId w:val="30"/>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tugas seluruh tenaga ahli secara lengkap berdasarkan KAK.</w:t>
            </w:r>
          </w:p>
          <w:p w14:paraId="3C5D0EBC"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90B2906" w14:textId="77777777"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Menguraikan tugas tenaga ahli tidak lengkap sesuai berdasarkan KAK.</w:t>
            </w:r>
          </w:p>
          <w:p w14:paraId="1C31A625"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4D135C1" w14:textId="3A80C188"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 tugas tenaga ahli</w:t>
            </w:r>
          </w:p>
        </w:tc>
        <w:tc>
          <w:tcPr>
            <w:tcW w:w="1440" w:type="dxa"/>
            <w:vAlign w:val="center"/>
          </w:tcPr>
          <w:p w14:paraId="5907F053" w14:textId="760BE1FF"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209B775F" w14:textId="40E9D9F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3F3B7A" w14:textId="665C9D8B"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6976869B" w14:textId="77777777" w:rsidTr="00356DC1">
        <w:tc>
          <w:tcPr>
            <w:tcW w:w="628" w:type="dxa"/>
            <w:vMerge/>
          </w:tcPr>
          <w:p w14:paraId="47D0F326"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360CD112" w14:textId="3A7128C5"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program kerja, jadwal pekerjaan, dan jadwal penugasan</w:t>
            </w:r>
          </w:p>
        </w:tc>
        <w:tc>
          <w:tcPr>
            <w:tcW w:w="1111" w:type="dxa"/>
            <w:vAlign w:val="center"/>
          </w:tcPr>
          <w:p w14:paraId="24BD7855" w14:textId="2235EA68"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3BE11B9" w14:textId="096E4D49"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7DBAAC90" w14:textId="4A3117B1"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17032460"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dan menjelaskan program kerja yang sesuai dengan jadwal pekerjaan dan penugasan..</w:t>
            </w:r>
          </w:p>
          <w:p w14:paraId="6E972481"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37605A75"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dan menjelaskan program kerja tidak sesuai dengan jadwal pekerjaan dan penugasan..</w:t>
            </w:r>
          </w:p>
          <w:p w14:paraId="067AFC12"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7D7AFFA7" w14:textId="22DAB18E"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w:t>
            </w:r>
          </w:p>
        </w:tc>
        <w:tc>
          <w:tcPr>
            <w:tcW w:w="1440" w:type="dxa"/>
            <w:vAlign w:val="center"/>
          </w:tcPr>
          <w:p w14:paraId="72AEA6DF" w14:textId="0A14C726"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144A6EF" w14:textId="5A28B4A0"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1C4E449" w14:textId="66A64453"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ED92195" w14:textId="77777777" w:rsidTr="00356DC1">
        <w:tc>
          <w:tcPr>
            <w:tcW w:w="628" w:type="dxa"/>
            <w:vMerge/>
          </w:tcPr>
          <w:p w14:paraId="13D51B40"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71830FD5" w14:textId="67979128"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organisasi</w:t>
            </w:r>
          </w:p>
        </w:tc>
        <w:tc>
          <w:tcPr>
            <w:tcW w:w="1111" w:type="dxa"/>
            <w:vAlign w:val="center"/>
          </w:tcPr>
          <w:p w14:paraId="4C035750" w14:textId="3CA888BE"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739787F" w14:textId="2892B95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2D07136" w14:textId="661B8E5B"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DE1820A" w14:textId="77777777" w:rsidR="002803DA" w:rsidRPr="00895830" w:rsidRDefault="002803DA" w:rsidP="008C5ED7">
            <w:pPr>
              <w:numPr>
                <w:ilvl w:val="5"/>
                <w:numId w:val="32"/>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 </w:t>
            </w:r>
          </w:p>
          <w:p w14:paraId="0F468EE8"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1. Bagan/struktur organisasi </w:t>
            </w:r>
          </w:p>
          <w:p w14:paraId="20E50285"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2. Uraian tugas dan tanggung jawab</w:t>
            </w:r>
          </w:p>
          <w:p w14:paraId="0C9E708D"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3. Foto personil.</w:t>
            </w:r>
          </w:p>
          <w:p w14:paraId="35508898"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6D9511F9" w14:textId="77777777"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kurang dari 3 hal yang diminta.</w:t>
            </w:r>
          </w:p>
          <w:p w14:paraId="0ADF66BC"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0193ECA1" w14:textId="03038625"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2E97EF5" w14:textId="13981B11"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2B845C2" w14:textId="4D5318C4"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591721" w14:textId="07E9FCE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A84C0E8" w14:textId="77777777" w:rsidTr="00356DC1">
        <w:tc>
          <w:tcPr>
            <w:tcW w:w="628" w:type="dxa"/>
            <w:vMerge/>
          </w:tcPr>
          <w:p w14:paraId="0074CA49"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B811595" w14:textId="1FDE048C"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fasilitas penunjang</w:t>
            </w:r>
          </w:p>
        </w:tc>
        <w:tc>
          <w:tcPr>
            <w:tcW w:w="1111" w:type="dxa"/>
            <w:vAlign w:val="center"/>
          </w:tcPr>
          <w:p w14:paraId="4225BE69" w14:textId="23612795"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D0699D9" w14:textId="613845DC"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148F7F1" w14:textId="3E4487D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6B5B68B" w14:textId="77777777" w:rsidR="002803DA" w:rsidRPr="00895830" w:rsidRDefault="002803DA" w:rsidP="008C5ED7">
            <w:pPr>
              <w:numPr>
                <w:ilvl w:val="5"/>
                <w:numId w:val="33"/>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daftar fasilitas penunjang secara </w:t>
            </w:r>
            <w:r w:rsidRPr="00895830">
              <w:rPr>
                <w:rFonts w:ascii="Bookman Old Style" w:eastAsia="Gentium Basic" w:hAnsi="Bookman Old Style" w:cs="Gentium Basic"/>
                <w:highlight w:val="yellow"/>
              </w:rPr>
              <w:lastRenderedPageBreak/>
              <w:t>lengkap dan sesuai jumlah kebutuhan pada KAK.</w:t>
            </w:r>
          </w:p>
          <w:p w14:paraId="7428CA4F"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BE63468" w14:textId="77777777"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daftar fasilitas penunjang secara tidak lengkap dan/atau sesuai jumlah kebutuhan pada KAK.</w:t>
            </w:r>
          </w:p>
          <w:p w14:paraId="29754F6D"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275CB7C9" w14:textId="50B11D44"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36EB1" w14:textId="3697303C"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DBA3985" w14:textId="6122483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C3D6627" w14:textId="7B3A08D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5840CE7B" w14:textId="77777777" w:rsidTr="009112E5">
        <w:tc>
          <w:tcPr>
            <w:tcW w:w="628" w:type="dxa"/>
            <w:vMerge/>
          </w:tcPr>
          <w:p w14:paraId="1618CDE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509FF5ED" w14:textId="1C6B9E81" w:rsidR="002803DA" w:rsidRPr="00895830" w:rsidRDefault="002803DA"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hasil kerja [deliverable], terdiri atas:</w:t>
            </w:r>
          </w:p>
        </w:tc>
        <w:tc>
          <w:tcPr>
            <w:tcW w:w="1111" w:type="dxa"/>
          </w:tcPr>
          <w:p w14:paraId="0C3E49FA" w14:textId="77777777" w:rsidR="002803DA" w:rsidRPr="00895830" w:rsidRDefault="002803DA" w:rsidP="002803DA">
            <w:pPr>
              <w:jc w:val="center"/>
              <w:rPr>
                <w:rFonts w:ascii="Bookman Old Style" w:eastAsia="Gentium Basic" w:hAnsi="Bookman Old Style" w:cs="Gentium Basic"/>
                <w:i/>
                <w:highlight w:val="yellow"/>
              </w:rPr>
            </w:pPr>
            <w:r w:rsidRPr="00895830">
              <w:rPr>
                <w:rFonts w:ascii="Bookman Old Style" w:eastAsia="Gentium Basic" w:hAnsi="Bookman Old Style" w:cs="Gentium Basic"/>
                <w:b/>
                <w:bCs/>
                <w:i/>
                <w:highlight w:val="yellow"/>
                <w:lang w:val="en-US"/>
              </w:rPr>
              <w:t>4%</w:t>
            </w:r>
          </w:p>
          <w:p w14:paraId="23AA6B3A" w14:textId="4CA8A4A8" w:rsidR="002803DA" w:rsidRPr="00895830" w:rsidRDefault="002803DA" w:rsidP="002803DA">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Gentium Basic" w:hAnsi="Bookman Old Style" w:cs="Gentium Basic"/>
                <w:i/>
                <w:highlight w:val="yellow"/>
              </w:rPr>
              <w:t xml:space="preserve"> </w:t>
            </w:r>
          </w:p>
        </w:tc>
        <w:tc>
          <w:tcPr>
            <w:tcW w:w="1049" w:type="dxa"/>
          </w:tcPr>
          <w:p w14:paraId="5BE059A6" w14:textId="2A568F13" w:rsidR="002803DA" w:rsidRPr="00895830" w:rsidRDefault="002803DA" w:rsidP="002803DA">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48DC1D61" w14:textId="77777777" w:rsidR="002803DA" w:rsidRPr="00895830" w:rsidRDefault="002803DA" w:rsidP="002803DA">
            <w:pPr>
              <w:jc w:val="center"/>
              <w:rPr>
                <w:rFonts w:ascii="Bookman Old Style" w:hAnsi="Bookman Old Style" w:cs="Arial"/>
                <w:highlight w:val="yellow"/>
              </w:rPr>
            </w:pPr>
          </w:p>
        </w:tc>
        <w:tc>
          <w:tcPr>
            <w:tcW w:w="3737" w:type="dxa"/>
            <w:vAlign w:val="center"/>
          </w:tcPr>
          <w:p w14:paraId="3F5FF78B" w14:textId="27E499B4" w:rsidR="002803DA" w:rsidRPr="00895830" w:rsidRDefault="002803DA" w:rsidP="002803DA">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hasil kerja (</w:t>
            </w:r>
            <w:r w:rsidRPr="00895830">
              <w:rPr>
                <w:rFonts w:ascii="Bookman Old Style" w:eastAsia="Gentium Basic" w:hAnsi="Bookman Old Style" w:cs="Gentium Basic"/>
                <w:i/>
                <w:highlight w:val="yellow"/>
              </w:rPr>
              <w:t>deliverable</w:t>
            </w:r>
            <w:r w:rsidRPr="00895830">
              <w:rPr>
                <w:rFonts w:ascii="Bookman Old Style" w:eastAsia="Gentium Basic" w:hAnsi="Bookman Old Style" w:cs="Gentium Basic"/>
                <w:highlight w:val="yellow"/>
              </w:rPr>
              <w:t>) dihitung dengan cara nilai rata-rata komponen subunsur dikali bobot subunsur.</w:t>
            </w:r>
          </w:p>
        </w:tc>
        <w:tc>
          <w:tcPr>
            <w:tcW w:w="1440" w:type="dxa"/>
            <w:vAlign w:val="center"/>
          </w:tcPr>
          <w:p w14:paraId="5FA85926" w14:textId="5D03C327"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870F5D9" w14:textId="7462A6FA"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946705" w14:textId="07ACAFA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7C8EBB5" w14:textId="77777777" w:rsidTr="00356DC1">
        <w:tc>
          <w:tcPr>
            <w:tcW w:w="628" w:type="dxa"/>
            <w:vMerge/>
          </w:tcPr>
          <w:p w14:paraId="73189605"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140375A" w14:textId="11FBCBF8"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analisis dan gambar-gambar kerja</w:t>
            </w:r>
          </w:p>
        </w:tc>
        <w:tc>
          <w:tcPr>
            <w:tcW w:w="1111" w:type="dxa"/>
            <w:vAlign w:val="center"/>
          </w:tcPr>
          <w:p w14:paraId="67984325" w14:textId="03CCAD6F"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754DF45" w14:textId="5E26219C"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6E064B6E" w14:textId="0F149AA1"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4ACB6984" w14:textId="77777777" w:rsidR="006E5E23" w:rsidRPr="00895830" w:rsidRDefault="006E5E23" w:rsidP="008C5ED7">
            <w:pPr>
              <w:numPr>
                <w:ilvl w:val="5"/>
                <w:numId w:val="34"/>
              </w:numPr>
              <w:ind w:left="276" w:hanging="36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penyajian analisis  dengan kriteria sebagai berikut:</w:t>
            </w:r>
          </w:p>
          <w:p w14:paraId="789BD147"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a) </w:t>
            </w:r>
            <w:r w:rsidRPr="00895830">
              <w:rPr>
                <w:rFonts w:ascii="Bookman Old Style" w:eastAsia="Gentium Basic" w:hAnsi="Bookman Old Style" w:cs="Gentium Basic"/>
                <w:b/>
                <w:bCs/>
                <w:highlight w:val="yellow"/>
              </w:rPr>
              <w:tab/>
              <w:t>sumber data;</w:t>
            </w:r>
          </w:p>
          <w:p w14:paraId="0CB89951"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b) </w:t>
            </w:r>
            <w:r w:rsidRPr="00895830">
              <w:rPr>
                <w:rFonts w:ascii="Bookman Old Style" w:eastAsia="Gentium Basic" w:hAnsi="Bookman Old Style" w:cs="Gentium Basic"/>
                <w:b/>
                <w:bCs/>
                <w:highlight w:val="yellow"/>
              </w:rPr>
              <w:tab/>
              <w:t>status waktu; dan</w:t>
            </w:r>
          </w:p>
          <w:p w14:paraId="20DE6A1B"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w:t>
            </w:r>
            <w:r w:rsidRPr="00895830">
              <w:rPr>
                <w:rFonts w:ascii="Bookman Old Style" w:eastAsia="Gentium Basic" w:hAnsi="Bookman Old Style" w:cs="Gentium Basic"/>
                <w:b/>
                <w:bCs/>
                <w:highlight w:val="yellow"/>
              </w:rPr>
              <w:tab/>
              <w:t>dilengkapi dengan justifikasi teknis.</w:t>
            </w:r>
          </w:p>
          <w:p w14:paraId="0F9951B2" w14:textId="77777777" w:rsidR="006E5E23" w:rsidRPr="00895830" w:rsidRDefault="006E5E23" w:rsidP="006E5E23">
            <w:pPr>
              <w:ind w:left="276"/>
              <w:contextualSpacing/>
              <w:jc w:val="both"/>
              <w:rPr>
                <w:rFonts w:ascii="Bookman Old Style" w:eastAsia="Gentium Basic" w:hAnsi="Bookman Old Style" w:cs="Gentium Basic"/>
                <w:highlight w:val="yellow"/>
              </w:rPr>
            </w:pPr>
          </w:p>
          <w:p w14:paraId="07DFE2DF" w14:textId="77777777"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penyajian analisis dan gambar- gambar terhadap 2 (dua) kriteria di atas;.</w:t>
            </w:r>
          </w:p>
          <w:p w14:paraId="330F4A3F"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288B459" w14:textId="1D6E512D"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517B77B3" w14:textId="06DC0DD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8ABDECE" w14:textId="430C897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48F47F9" w14:textId="53034EB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A7BE117" w14:textId="77777777" w:rsidTr="00356DC1">
        <w:tc>
          <w:tcPr>
            <w:tcW w:w="628" w:type="dxa"/>
            <w:vMerge/>
          </w:tcPr>
          <w:p w14:paraId="0351D0CD"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74C40756" w14:textId="77E456E7"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spesifikasi teknis dan perhitungan teknis</w:t>
            </w:r>
          </w:p>
        </w:tc>
        <w:tc>
          <w:tcPr>
            <w:tcW w:w="1111" w:type="dxa"/>
            <w:vAlign w:val="center"/>
          </w:tcPr>
          <w:p w14:paraId="1F5A574C" w14:textId="0DE6D814"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67D3BC20" w14:textId="6BFC29FD"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E4F656" w14:textId="1D01CE12"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36113D1" w14:textId="77777777" w:rsidR="006E5E23" w:rsidRPr="00895830" w:rsidRDefault="006E5E23" w:rsidP="008C5ED7">
            <w:pPr>
              <w:numPr>
                <w:ilvl w:val="5"/>
                <w:numId w:val="35"/>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penjelasan spesifikasi teknis dengan referensi dan perhitungan teknis dengan teori secara lengkap.</w:t>
            </w:r>
          </w:p>
          <w:p w14:paraId="4E421B02"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5912ECA6" w14:textId="77777777"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menyampaikan penjelasan spesifikasi teknis dan perhitungan teknis secara tidak lengkap;.</w:t>
            </w:r>
          </w:p>
          <w:p w14:paraId="460D7CBD"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2ACB0B7F" w14:textId="1C5137E6"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4A84E133" w14:textId="40EF6ED7"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66C0481A" w14:textId="3C7BF5F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99B00D5" w14:textId="7A97BF9F"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6A745787" w14:textId="77777777" w:rsidTr="00356DC1">
        <w:tc>
          <w:tcPr>
            <w:tcW w:w="628" w:type="dxa"/>
            <w:vMerge/>
          </w:tcPr>
          <w:p w14:paraId="21547991"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40C87F7A" w14:textId="43E3CDFD"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laporan-laporan</w:t>
            </w:r>
          </w:p>
        </w:tc>
        <w:tc>
          <w:tcPr>
            <w:tcW w:w="1111" w:type="dxa"/>
            <w:vAlign w:val="center"/>
          </w:tcPr>
          <w:p w14:paraId="66CF2FF4" w14:textId="15623F26"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56F8C2B" w14:textId="751D5F48"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3611003" w14:textId="5BC7D9F7"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0BD10081" w14:textId="77777777" w:rsidR="006E5E23" w:rsidRPr="00895830" w:rsidRDefault="006E5E23" w:rsidP="008C5ED7">
            <w:pPr>
              <w:numPr>
                <w:ilvl w:val="5"/>
                <w:numId w:val="3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laporan beserta waktu penyerahan secara lengkap dalam bentuk tabel/bagan dan sesuai jumlah kebutuhan uraian penjelasan.</w:t>
            </w:r>
          </w:p>
          <w:p w14:paraId="6C0D12C0"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4C95514D" w14:textId="77777777"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laporan beserta waktu penyerahan dalam bentuk tabel/bagan secara tidak lengkap dan/atau sesuai jumlah kebutuhan uraian penjelasan.</w:t>
            </w:r>
          </w:p>
          <w:p w14:paraId="175CD310"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DAFF405" w14:textId="2A5C8B01"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2312EBF" w14:textId="7A1B001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DB2171" w14:textId="78E0597C"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9EAD8A" w14:textId="51D5DB1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7276B631" w14:textId="77777777" w:rsidTr="00356DC1">
        <w:tc>
          <w:tcPr>
            <w:tcW w:w="628" w:type="dxa"/>
            <w:vMerge/>
          </w:tcPr>
          <w:p w14:paraId="46007D23"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BCD8634" w14:textId="172637E4" w:rsidR="006E5E23" w:rsidRPr="00895830" w:rsidRDefault="006E5E23"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gagasan baru yang diajukan oleh peserta untuk meningkatkan kualitas keluaran yang diinginkan </w:t>
            </w:r>
          </w:p>
        </w:tc>
        <w:tc>
          <w:tcPr>
            <w:tcW w:w="1111" w:type="dxa"/>
            <w:vAlign w:val="center"/>
          </w:tcPr>
          <w:p w14:paraId="36A22E3E" w14:textId="7C5871E9" w:rsidR="006E5E23" w:rsidRPr="00895830" w:rsidRDefault="006E5E23" w:rsidP="006E5E2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w:t>
            </w:r>
          </w:p>
        </w:tc>
        <w:tc>
          <w:tcPr>
            <w:tcW w:w="1049" w:type="dxa"/>
            <w:vAlign w:val="center"/>
          </w:tcPr>
          <w:p w14:paraId="06D4C097" w14:textId="6816F320"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2AED1FF2" w14:textId="6F96C963"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6468C35E" w14:textId="77777777" w:rsidR="006E5E23" w:rsidRPr="00895830" w:rsidRDefault="006E5E23" w:rsidP="008C5ED7">
            <w:pPr>
              <w:numPr>
                <w:ilvl w:val="5"/>
                <w:numId w:val="3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gagasan baru terkait metode dan rencana kerja..</w:t>
            </w:r>
          </w:p>
          <w:p w14:paraId="221BCF9B"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1FF83AB6" w14:textId="77777777" w:rsidR="006E5E23" w:rsidRPr="00895830" w:rsidRDefault="006E5E23" w:rsidP="008C5ED7">
            <w:pPr>
              <w:numPr>
                <w:ilvl w:val="5"/>
                <w:numId w:val="37"/>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gagasan baru terkait metode dan rencana kerja.</w:t>
            </w:r>
          </w:p>
          <w:p w14:paraId="65EF5E81" w14:textId="5089559C" w:rsidR="006E5E23" w:rsidRPr="00895830" w:rsidRDefault="006E5E23" w:rsidP="008C5ED7">
            <w:pPr>
              <w:numPr>
                <w:ilvl w:val="5"/>
                <w:numId w:val="37"/>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961AB" w14:textId="1443C520"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1F498B1" w14:textId="06EE0B1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928149" w14:textId="752BEFC7"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051073B9" w14:textId="77777777" w:rsidTr="00356DC1">
        <w:tc>
          <w:tcPr>
            <w:tcW w:w="628" w:type="dxa"/>
            <w:vMerge/>
          </w:tcPr>
          <w:p w14:paraId="64811AC9"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47ED7C8B" w14:textId="338BC1BE" w:rsidR="00216237" w:rsidRPr="00895830" w:rsidRDefault="00216237" w:rsidP="0021623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Kualifikasi Tenaga Ahli</w:t>
            </w:r>
            <w:r w:rsidRPr="00895830">
              <w:rPr>
                <w:rFonts w:ascii="Bookman Old Style" w:eastAsia="Basic" w:hAnsi="Bookman Old Style" w:cs="Basic"/>
                <w:highlight w:val="yellow"/>
                <w:vertAlign w:val="superscript"/>
              </w:rPr>
              <w:footnoteReference w:id="2"/>
            </w:r>
            <w:r w:rsidRPr="00895830">
              <w:rPr>
                <w:rFonts w:ascii="Bookman Old Style" w:eastAsia="Basic" w:hAnsi="Bookman Old Style" w:cs="Basic"/>
                <w:highlight w:val="yellow"/>
              </w:rPr>
              <w:t>. Masing-masing tenaga ahli dihitung dengan subunsur:</w:t>
            </w:r>
          </w:p>
        </w:tc>
        <w:tc>
          <w:tcPr>
            <w:tcW w:w="1111" w:type="dxa"/>
            <w:vAlign w:val="center"/>
          </w:tcPr>
          <w:p w14:paraId="7CCFAD12" w14:textId="20B80E20" w:rsidR="00216237" w:rsidRPr="00895830" w:rsidRDefault="00216237" w:rsidP="00216237">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lang w:val="en-US"/>
              </w:rPr>
              <w:t>60</w:t>
            </w:r>
            <w:r w:rsidRPr="00895830">
              <w:rPr>
                <w:rFonts w:ascii="Bookman Old Style" w:eastAsia="Basic" w:hAnsi="Bookman Old Style" w:cs="Basic"/>
                <w:b/>
                <w:bCs/>
                <w:iCs/>
                <w:highlight w:val="yellow"/>
              </w:rPr>
              <w:t>%</w:t>
            </w:r>
          </w:p>
        </w:tc>
        <w:tc>
          <w:tcPr>
            <w:tcW w:w="1049" w:type="dxa"/>
            <w:vAlign w:val="center"/>
          </w:tcPr>
          <w:p w14:paraId="462F7DCE" w14:textId="4C93EEC2" w:rsidR="00216237" w:rsidRPr="00895830" w:rsidRDefault="00216237" w:rsidP="00216237">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45</w:t>
            </w:r>
          </w:p>
        </w:tc>
        <w:tc>
          <w:tcPr>
            <w:tcW w:w="1441" w:type="dxa"/>
            <w:vAlign w:val="center"/>
          </w:tcPr>
          <w:p w14:paraId="26FA21D4" w14:textId="09D9477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64F07B42" w14:textId="6B5E81EF" w:rsidR="00216237" w:rsidRPr="00895830" w:rsidRDefault="00216237" w:rsidP="00216237">
            <w:pPr>
              <w:tabs>
                <w:tab w:val="left" w:pos="318"/>
              </w:tabs>
              <w:ind w:left="318" w:hanging="318"/>
              <w:rPr>
                <w:rFonts w:ascii="Bookman Old Style" w:eastAsia="Gentium Basic" w:hAnsi="Bookman Old Style" w:cs="Gentium Basic"/>
                <w:bCs/>
                <w:color w:val="0070C0"/>
                <w:highlight w:val="yellow"/>
              </w:rPr>
            </w:pPr>
          </w:p>
        </w:tc>
        <w:tc>
          <w:tcPr>
            <w:tcW w:w="1440" w:type="dxa"/>
            <w:vAlign w:val="center"/>
          </w:tcPr>
          <w:p w14:paraId="78B58A7C" w14:textId="319AAC9D"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78EAC62" w14:textId="15DCDEAD"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7816D2" w14:textId="55574BF1"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552656D7" w14:textId="77777777" w:rsidTr="00356DC1">
        <w:tc>
          <w:tcPr>
            <w:tcW w:w="628" w:type="dxa"/>
            <w:vMerge/>
          </w:tcPr>
          <w:p w14:paraId="5347611B"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74652079" w14:textId="662456C4"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Tingkat dan jurusan pendidikan</w:t>
            </w:r>
          </w:p>
        </w:tc>
        <w:tc>
          <w:tcPr>
            <w:tcW w:w="1111" w:type="dxa"/>
            <w:vAlign w:val="center"/>
          </w:tcPr>
          <w:p w14:paraId="669BAFBA" w14:textId="78C7FF0B" w:rsidR="00216237" w:rsidRPr="00895830" w:rsidRDefault="00216237" w:rsidP="00216237">
            <w:pPr>
              <w:pStyle w:val="ListParagraph"/>
              <w:spacing w:before="2" w:line="276" w:lineRule="auto"/>
              <w:ind w:left="0" w:right="28"/>
              <w:jc w:val="center"/>
              <w:rPr>
                <w:rFonts w:ascii="Bookman Old Style" w:eastAsia="Basic" w:hAnsi="Bookman Old Style" w:cs="Basic"/>
                <w:b/>
                <w:bCs/>
                <w:iCs/>
                <w:highlight w:val="yellow"/>
              </w:rPr>
            </w:pPr>
            <w:r w:rsidRPr="00895830">
              <w:rPr>
                <w:rFonts w:ascii="Bookman Old Style" w:eastAsia="Basic" w:hAnsi="Bookman Old Style" w:cs="Basic"/>
                <w:b/>
                <w:bCs/>
                <w:iCs/>
                <w:highlight w:val="yellow"/>
              </w:rPr>
              <w:t>10%</w:t>
            </w:r>
          </w:p>
        </w:tc>
        <w:tc>
          <w:tcPr>
            <w:tcW w:w="1049" w:type="dxa"/>
            <w:vAlign w:val="center"/>
          </w:tcPr>
          <w:p w14:paraId="7DB15074" w14:textId="7119AD8C"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166862D6" w14:textId="527266A9"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31A748E1" w14:textId="77777777" w:rsidR="00216237" w:rsidRPr="00895830" w:rsidRDefault="00216237" w:rsidP="00216237">
            <w:pPr>
              <w:ind w:right="31"/>
              <w:rPr>
                <w:rFonts w:ascii="Bookman Old Style" w:hAnsi="Bookman Old Style"/>
                <w:highlight w:val="yellow"/>
              </w:rPr>
            </w:pPr>
            <w:r w:rsidRPr="00895830">
              <w:rPr>
                <w:rFonts w:ascii="Bookman Old Style" w:hAnsi="Bookman Old Style"/>
                <w:highlight w:val="yellow"/>
              </w:rPr>
              <w:t>Kriteria penilaian:</w:t>
            </w:r>
          </w:p>
          <w:p w14:paraId="0C59FB51" w14:textId="77777777"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tingkat dan jurusan pendidikan peserta yang lebih besar atau sama dengan yang disyaratkan dalam KAK dan disertai dengan pindaian (scan) ijazah asli atau legalisir diberi nilai 100 (seratus);</w:t>
            </w:r>
          </w:p>
          <w:p w14:paraId="0A917B62" w14:textId="77777777" w:rsidR="004A2427" w:rsidRPr="00895830" w:rsidRDefault="004A2427" w:rsidP="004A2427">
            <w:pPr>
              <w:ind w:right="31"/>
              <w:jc w:val="both"/>
              <w:rPr>
                <w:rFonts w:ascii="Bookman Old Style" w:eastAsia="Gentium Basic" w:hAnsi="Bookman Old Style" w:cs="Gentium Basic"/>
                <w:highlight w:val="yellow"/>
              </w:rPr>
            </w:pPr>
          </w:p>
          <w:p w14:paraId="3DA46669" w14:textId="3B74D69C"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tingkat dan/atau jurusan pendidikan peserta yang berbeda atau lebih kecil dari yang disyaratkan dalam KAK </w:t>
            </w:r>
            <w:r w:rsidRPr="00895830">
              <w:rPr>
                <w:rFonts w:ascii="Bookman Old Style" w:hAnsi="Bookman Old Style"/>
                <w:highlight w:val="yellow"/>
              </w:rPr>
              <w:t xml:space="preserve">atau tidak disertai dengan pindaian </w:t>
            </w:r>
            <w:r w:rsidRPr="00895830">
              <w:rPr>
                <w:rFonts w:ascii="Bookman Old Style" w:hAnsi="Bookman Old Style"/>
                <w:i/>
                <w:iCs/>
                <w:highlight w:val="yellow"/>
              </w:rPr>
              <w:t>(scan)</w:t>
            </w:r>
            <w:r w:rsidRPr="00895830">
              <w:rPr>
                <w:rFonts w:ascii="Bookman Old Style" w:hAnsi="Bookman Old Style"/>
                <w:highlight w:val="yellow"/>
              </w:rPr>
              <w:t xml:space="preserve"> ijazah asli atau legalisir maka nilai unsur pendidikan</w:t>
            </w:r>
            <w:r w:rsidRPr="00895830">
              <w:rPr>
                <w:rFonts w:ascii="Bookman Old Style" w:eastAsia="Gentium Basic" w:hAnsi="Bookman Old Style" w:cs="Gentium Basic"/>
                <w:highlight w:val="yellow"/>
              </w:rPr>
              <w:t>, diberi nilai : 0 (nol).</w:t>
            </w:r>
          </w:p>
        </w:tc>
        <w:tc>
          <w:tcPr>
            <w:tcW w:w="1440" w:type="dxa"/>
            <w:vAlign w:val="center"/>
          </w:tcPr>
          <w:p w14:paraId="66F9AC99" w14:textId="11094621"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5F5D59" w14:textId="2BD410D8"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C8CEB29" w14:textId="0196F26F"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43B37C4B" w14:textId="77777777" w:rsidTr="00356DC1">
        <w:tc>
          <w:tcPr>
            <w:tcW w:w="628" w:type="dxa"/>
            <w:vMerge/>
          </w:tcPr>
          <w:p w14:paraId="50BD51F3"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09FDACA0" w14:textId="0123DA23"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pengalaman kerja professional, terdiri atas:</w:t>
            </w:r>
          </w:p>
        </w:tc>
        <w:tc>
          <w:tcPr>
            <w:tcW w:w="1111" w:type="dxa"/>
            <w:vAlign w:val="center"/>
          </w:tcPr>
          <w:p w14:paraId="63D42554" w14:textId="6DF6EFBE" w:rsidR="00216237" w:rsidRPr="00895830" w:rsidRDefault="00216237" w:rsidP="00216237">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b/>
                <w:bCs/>
                <w:iCs/>
                <w:highlight w:val="yellow"/>
              </w:rPr>
              <w:t>40%</w:t>
            </w:r>
          </w:p>
        </w:tc>
        <w:tc>
          <w:tcPr>
            <w:tcW w:w="1049" w:type="dxa"/>
            <w:vAlign w:val="center"/>
          </w:tcPr>
          <w:p w14:paraId="5CA8F1FD" w14:textId="1ABD5E95"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8585505" w14:textId="6F6BEFD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F587956"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pengalaman kerja profesional dihitung dengan Nilai Jangka Waktu Pengalaman Kerja Profesional dikali Bobot subunsur.</w:t>
            </w:r>
          </w:p>
          <w:p w14:paraId="70339A1A" w14:textId="77777777" w:rsidR="00216237" w:rsidRPr="00895830" w:rsidRDefault="00216237" w:rsidP="00216237">
            <w:pPr>
              <w:ind w:right="-72"/>
              <w:jc w:val="both"/>
              <w:rPr>
                <w:rFonts w:ascii="Bookman Old Style" w:eastAsia="Gentium Basic" w:hAnsi="Bookman Old Style" w:cs="Gentium Basic"/>
                <w:highlight w:val="yellow"/>
              </w:rPr>
            </w:pPr>
          </w:p>
          <w:p w14:paraId="06ABCAB0" w14:textId="77777777" w:rsidR="00216237" w:rsidRPr="00895830" w:rsidRDefault="00216237" w:rsidP="00216237">
            <w:pPr>
              <w:ind w:right="3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Kriteria penilaian dukungan referensi/kontrak sebelumnya:</w:t>
            </w:r>
          </w:p>
          <w:p w14:paraId="078B8381"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pengalaman kerja diberi nilai 100 (seratus) jika melampirkan referensi/kontrak sebelumnya.</w:t>
            </w:r>
          </w:p>
          <w:p w14:paraId="0E409CDF"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terdapat hal yang meragukan/kurang jelas terhadap referensi/kontrak sebelumnya dan setelah diklarifikasi/konfirmasi dengan menghubungi penerbit referensi/kontrak sebelumnya, pengalaman tidak sesuai dan/atau tidak dapat diklarifikasi maka diberi nilai 0 (nol);</w:t>
            </w:r>
          </w:p>
          <w:p w14:paraId="5FCEC28B"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dilengkapi referensi/kontrak sebelumnya maka diberi nilai 0 (nol).</w:t>
            </w:r>
          </w:p>
          <w:p w14:paraId="1A0A3CCB" w14:textId="77777777" w:rsidR="00216237" w:rsidRPr="00895830" w:rsidRDefault="00216237" w:rsidP="00216237">
            <w:pPr>
              <w:ind w:right="-72"/>
              <w:jc w:val="both"/>
              <w:rPr>
                <w:rFonts w:ascii="Bookman Old Style" w:eastAsia="Gentium Basic" w:hAnsi="Bookman Old Style" w:cs="Gentium Basic"/>
                <w:highlight w:val="yellow"/>
              </w:rPr>
            </w:pPr>
          </w:p>
          <w:p w14:paraId="15CAF99C"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perhitungan bulan kerja Tenaga Ahli, yang dihitung berdasarkan ketentuan yang tercantum dalam IKP. </w:t>
            </w:r>
          </w:p>
          <w:p w14:paraId="26D6A28D"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w:t>
            </w:r>
          </w:p>
          <w:p w14:paraId="1326BCA3"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501F82A5"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diberi nilai </w:t>
            </w:r>
            <w:r w:rsidRPr="00895830">
              <w:rPr>
                <w:rFonts w:ascii="Bookman Old Style" w:eastAsia="Gentium Basic" w:hAnsi="Bookman Old Style" w:cs="Gentium Basic"/>
                <w:b/>
                <w:bCs/>
                <w:highlight w:val="yellow"/>
              </w:rPr>
              <w:t>0,75</w:t>
            </w:r>
          </w:p>
          <w:p w14:paraId="63E3CE14"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diberi nilai </w:t>
            </w:r>
            <w:r w:rsidRPr="00895830">
              <w:rPr>
                <w:rFonts w:ascii="Bookman Old Style" w:eastAsia="Gentium Basic" w:hAnsi="Bookman Old Style" w:cs="Gentium Basic"/>
                <w:b/>
                <w:bCs/>
                <w:highlight w:val="yellow"/>
              </w:rPr>
              <w:t>0,5</w:t>
            </w:r>
          </w:p>
          <w:p w14:paraId="3565C2D0"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yang :</w:t>
            </w:r>
          </w:p>
          <w:p w14:paraId="1BEF6E78"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highlight w:val="yellow"/>
                <w:lang w:val="sv-SE"/>
              </w:rPr>
              <w:t>Pengawasan Jalan dan/ atau Jembatan;</w:t>
            </w:r>
          </w:p>
          <w:p w14:paraId="4B6DC151"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adalah: </w:t>
            </w:r>
            <w:r w:rsidRPr="00895830">
              <w:rPr>
                <w:rFonts w:ascii="Bookman Old Style" w:eastAsia="Gentium Basic" w:hAnsi="Bookman Old Style" w:cs="Gentium Basic"/>
                <w:b/>
                <w:highlight w:val="yellow"/>
              </w:rPr>
              <w:t xml:space="preserve">Coreteam Perencanaan dan/atau Pengawasan Jalan dan Jembatan, Perencanaan Jalan dan/atau Jembatan, </w:t>
            </w:r>
            <w:r w:rsidRPr="00895830">
              <w:rPr>
                <w:rFonts w:ascii="Bookman Old Style" w:eastAsia="Gentium Basic" w:hAnsi="Bookman Old Style" w:cs="Gentium Basic"/>
                <w:b/>
                <w:highlight w:val="yellow"/>
              </w:rPr>
              <w:lastRenderedPageBreak/>
              <w:t>Perencanaan Longsoran Jalan;</w:t>
            </w:r>
          </w:p>
          <w:p w14:paraId="4C9E2474"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adalah: </w:t>
            </w:r>
            <w:r w:rsidRPr="00895830">
              <w:rPr>
                <w:rFonts w:ascii="Bookman Old Style" w:eastAsia="Gentium Basic" w:hAnsi="Bookman Old Style" w:cs="Gentium Basic"/>
                <w:b/>
                <w:highlight w:val="yellow"/>
              </w:rPr>
              <w:t>Survey Jalan dan/atau Jembatan, Studi Jalan dan/atau Jembatan, Konsultan Manajemen Proyek Jalan dan/atau Jembatan, Bantuan Teknis Jalan dan/atau Jembatan;</w:t>
            </w:r>
          </w:p>
          <w:p w14:paraId="5581A30A" w14:textId="77777777" w:rsidR="004069E4" w:rsidRPr="00895830" w:rsidRDefault="004069E4" w:rsidP="004069E4">
            <w:pPr>
              <w:ind w:left="1165" w:right="-72"/>
              <w:jc w:val="both"/>
              <w:rPr>
                <w:rFonts w:ascii="Bookman Old Style" w:eastAsia="Gentium Basic" w:hAnsi="Bookman Old Style" w:cs="Gentium Basic"/>
                <w:highlight w:val="yellow"/>
              </w:rPr>
            </w:pPr>
          </w:p>
          <w:p w14:paraId="69E962C9" w14:textId="77777777" w:rsidR="00216237" w:rsidRPr="00895830" w:rsidRDefault="00216237" w:rsidP="00216237">
            <w:pPr>
              <w:ind w:right="31"/>
              <w:jc w:val="both"/>
              <w:rPr>
                <w:rFonts w:ascii="Bookman Old Style" w:eastAsia="Gentium Basic" w:hAnsi="Bookman Old Style" w:cs="Gentium Basic"/>
                <w:highlight w:val="yellow"/>
              </w:rPr>
            </w:pPr>
          </w:p>
          <w:p w14:paraId="397FA16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w:t>
            </w:r>
          </w:p>
          <w:p w14:paraId="705F7A80"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19EB8666"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diberi nilai </w:t>
            </w:r>
            <w:r w:rsidRPr="00895830">
              <w:rPr>
                <w:rFonts w:ascii="Bookman Old Style" w:eastAsia="Gentium Basic" w:hAnsi="Bookman Old Style" w:cs="Gentium Basic"/>
                <w:b/>
                <w:bCs/>
                <w:highlight w:val="yellow"/>
              </w:rPr>
              <w:t>0,5</w:t>
            </w:r>
          </w:p>
          <w:p w14:paraId="7B8FC14E"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yang :</w:t>
            </w:r>
          </w:p>
          <w:p w14:paraId="54F7CDC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color w:val="000000"/>
                <w:highlight w:val="yellow"/>
              </w:rPr>
              <w:t xml:space="preserve">: </w:t>
            </w:r>
            <w:r w:rsidRPr="00895830">
              <w:rPr>
                <w:rFonts w:ascii="Bookman Old Style" w:eastAsia="Gentium Basic" w:hAnsi="Bookman Old Style" w:cs="Gentium Basic"/>
                <w:b/>
                <w:bCs/>
                <w:highlight w:val="yellow"/>
              </w:rPr>
              <w:t>sama atau setara (misalnya Team Leader setara dengan Supervision Engineer, Site Engineer, Ketua Tim); untuk posisi tenaga ahli dibawah Team Leader setara jika sejajar tingkatannya dalam struktur Susunan Tenaga Ahli Konsultan Pengawas bidang Bina Marga sesuai SE Menteri PUPR Nomor 16/SE/M/2022 atau lebih tinggi dari posisi yang diusulkan.</w:t>
            </w:r>
          </w:p>
          <w:p w14:paraId="419D9891" w14:textId="77777777" w:rsidR="00216237" w:rsidRPr="00895830" w:rsidRDefault="00216237" w:rsidP="00216237">
            <w:pPr>
              <w:ind w:left="1165" w:right="-72"/>
              <w:jc w:val="both"/>
              <w:rPr>
                <w:rFonts w:ascii="Bookman Old Style" w:eastAsia="Gentium Basic" w:hAnsi="Bookman Old Style" w:cs="Gentium Basic"/>
                <w:highlight w:val="yellow"/>
              </w:rPr>
            </w:pPr>
          </w:p>
          <w:p w14:paraId="55F2CDA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adalah : </w:t>
            </w:r>
            <w:r w:rsidRPr="00895830">
              <w:rPr>
                <w:rFonts w:ascii="Bookman Old Style" w:eastAsia="Gentium Basic" w:hAnsi="Bookman Old Style" w:cs="Gentium Basic"/>
                <w:b/>
                <w:bCs/>
                <w:highlight w:val="yellow"/>
              </w:rPr>
              <w:t xml:space="preserve">tidak sama atau tidak setara (tidak sejajar tingkatannya dalam </w:t>
            </w:r>
            <w:r w:rsidRPr="00895830">
              <w:rPr>
                <w:rFonts w:ascii="Bookman Old Style" w:eastAsia="Gentium Basic" w:hAnsi="Bookman Old Style" w:cs="Gentium Basic"/>
                <w:b/>
                <w:bCs/>
                <w:highlight w:val="yellow"/>
              </w:rPr>
              <w:lastRenderedPageBreak/>
              <w:t>struktur Susunan Tenaga Ahli Konsultan Pengawas bidang Bina Marga sesuai SE Menteri PUPR Nomor 16/SE/M/2022) atau dibawah posisi yang diusulkan.</w:t>
            </w:r>
          </w:p>
          <w:p w14:paraId="5EC7D3AF" w14:textId="77777777" w:rsidR="00216237" w:rsidRPr="00895830" w:rsidRDefault="00216237" w:rsidP="00216237">
            <w:pPr>
              <w:ind w:left="1165" w:right="-72"/>
              <w:jc w:val="both"/>
              <w:rPr>
                <w:rFonts w:ascii="Bookman Old Style" w:eastAsia="Gentium Basic" w:hAnsi="Bookman Old Style" w:cs="Gentium Basic"/>
                <w:highlight w:val="yellow"/>
              </w:rPr>
            </w:pPr>
          </w:p>
          <w:p w14:paraId="3310C8E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Tenaga Ahli yang diusulkan pernah menjabat sebagai ASN, maka pengalaman semasa menjabat sebagai ASN yang sesuai dengan lingkup pekerjaan yang akan dilaksanakan dapat diperhitungkan, dan dinilai kesesuaiannya dengan lingkup pekerjaan “MENUNJANG” dan posisi “TIDAK SESUAI”.</w:t>
            </w:r>
          </w:p>
          <w:p w14:paraId="25F70D39" w14:textId="77777777" w:rsidR="00216237" w:rsidRPr="00895830" w:rsidRDefault="00216237" w:rsidP="00216237">
            <w:pPr>
              <w:ind w:left="315" w:right="31"/>
              <w:jc w:val="both"/>
              <w:rPr>
                <w:rFonts w:ascii="Bookman Old Style" w:eastAsia="Gentium Basic" w:hAnsi="Bookman Old Style" w:cs="Gentium Basic"/>
                <w:highlight w:val="yellow"/>
              </w:rPr>
            </w:pPr>
          </w:p>
          <w:p w14:paraId="11C3010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perhitungan bulan kerja DIKALI nilai lingkup pekerjaan DIKALI nilai posisi = jumlah bulan kerja profesional.</w:t>
            </w:r>
          </w:p>
          <w:p w14:paraId="010A26CF" w14:textId="77777777" w:rsidR="00216237" w:rsidRPr="00895830" w:rsidRDefault="00216237" w:rsidP="00216237">
            <w:pPr>
              <w:ind w:left="720"/>
              <w:contextualSpacing/>
              <w:jc w:val="both"/>
              <w:rPr>
                <w:rFonts w:ascii="Bookman Old Style" w:eastAsia="Gentium Basic" w:hAnsi="Bookman Old Style" w:cs="Gentium Basic"/>
                <w:highlight w:val="yellow"/>
              </w:rPr>
            </w:pPr>
          </w:p>
          <w:p w14:paraId="7D7F8373"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total seluruh jumlah bulan kerja profesional dibagi angka 12 = jangka waktu pengalaman kerja profesional.</w:t>
            </w:r>
          </w:p>
          <w:p w14:paraId="1FE2D215" w14:textId="77777777" w:rsidR="00216237" w:rsidRPr="00895830" w:rsidRDefault="00216237" w:rsidP="00216237">
            <w:pPr>
              <w:ind w:right="31"/>
              <w:jc w:val="both"/>
              <w:rPr>
                <w:rFonts w:ascii="Bookman Old Style" w:eastAsia="Gentium Basic" w:hAnsi="Bookman Old Style" w:cs="Gentium Basic"/>
                <w:highlight w:val="yellow"/>
              </w:rPr>
            </w:pPr>
          </w:p>
          <w:p w14:paraId="5BA2460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jangka waktu pengalaman kerja profesional :</w:t>
            </w:r>
          </w:p>
          <w:p w14:paraId="7B651836" w14:textId="77777777" w:rsidR="00216237" w:rsidRPr="00895830" w:rsidRDefault="00216237" w:rsidP="008C5ED7">
            <w:pPr>
              <w:numPr>
                <w:ilvl w:val="6"/>
                <w:numId w:val="44"/>
              </w:numPr>
              <w:ind w:left="740" w:right="-72" w:hanging="395"/>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b/>
                <w:bCs/>
                <w:highlight w:val="yellow"/>
                <w:lang w:val="en-US"/>
              </w:rPr>
              <w:t>dari syarat KAK</w:t>
            </w:r>
            <w:r w:rsidRPr="00895830">
              <w:rPr>
                <w:rFonts w:ascii="Bookman Old Style" w:eastAsia="Nova Mono" w:hAnsi="Bookman Old Style" w:cs="Nova Mono"/>
                <w:highlight w:val="yellow"/>
                <w:lang w:val="en-US"/>
              </w:rPr>
              <w:t xml:space="preserve"> </w:t>
            </w:r>
            <w:r w:rsidRPr="00895830">
              <w:rPr>
                <w:rFonts w:ascii="Bookman Old Style" w:eastAsia="Nova Mono" w:hAnsi="Bookman Old Style" w:cs="Nova Mono"/>
                <w:highlight w:val="yellow"/>
              </w:rPr>
              <w:t xml:space="preserve"> tahun pengalaman kerja profesional, diberi nilai </w:t>
            </w:r>
            <w:r w:rsidRPr="00895830">
              <w:rPr>
                <w:rFonts w:ascii="Bookman Old Style" w:eastAsia="Nova Mono" w:hAnsi="Bookman Old Style" w:cs="Nova Mono"/>
                <w:b/>
                <w:bCs/>
                <w:highlight w:val="yellow"/>
              </w:rPr>
              <w:t>100 (seratus)</w:t>
            </w:r>
            <w:r w:rsidRPr="00895830">
              <w:rPr>
                <w:rFonts w:ascii="Bookman Old Style" w:eastAsia="Nova Mono" w:hAnsi="Bookman Old Style" w:cs="Nova Mono"/>
                <w:highlight w:val="yellow"/>
              </w:rPr>
              <w:t>;</w:t>
            </w:r>
          </w:p>
          <w:p w14:paraId="705ECD1F" w14:textId="77777777" w:rsidR="00216237" w:rsidRPr="00895830" w:rsidRDefault="00216237" w:rsidP="008C5ED7">
            <w:pPr>
              <w:numPr>
                <w:ilvl w:val="6"/>
                <w:numId w:val="44"/>
              </w:numPr>
              <w:spacing w:after="120"/>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&lt; </w:t>
            </w:r>
            <w:r w:rsidRPr="00895830">
              <w:rPr>
                <w:rFonts w:ascii="Bookman Old Style" w:eastAsia="Nova Mono" w:hAnsi="Bookman Old Style" w:cs="Nova Mono"/>
                <w:b/>
                <w:bCs/>
                <w:highlight w:val="yellow"/>
              </w:rPr>
              <w:t>dari syarat KAK</w:t>
            </w:r>
            <w:r w:rsidRPr="00895830">
              <w:rPr>
                <w:rFonts w:ascii="Bookman Old Style" w:eastAsia="Gentium Basic" w:hAnsi="Bookman Old Style" w:cs="Gentium Basic"/>
                <w:highlight w:val="yellow"/>
              </w:rPr>
              <w:t xml:space="preserve"> tahun pengalaman kerja </w:t>
            </w:r>
            <w:r w:rsidRPr="00895830">
              <w:rPr>
                <w:rFonts w:ascii="Bookman Old Style" w:eastAsia="Gentium Basic" w:hAnsi="Bookman Old Style" w:cs="Gentium Basic"/>
                <w:highlight w:val="yellow"/>
              </w:rPr>
              <w:lastRenderedPageBreak/>
              <w:t>profesional, diberi nilai secara proporsional terhadap lama pengalaman yang disyaratkan, dengan rumus:</w:t>
            </w:r>
          </w:p>
          <w:p w14:paraId="7FF001B0" w14:textId="77777777" w:rsidR="00216237" w:rsidRPr="00895830" w:rsidRDefault="00216237" w:rsidP="00216237">
            <w:pPr>
              <w:ind w:right="-72"/>
              <w:rPr>
                <w:rFonts w:ascii="Bookman Old Style" w:eastAsia="Gentium Basic" w:hAnsi="Bookman Old Style" w:cs="Gentium Basic"/>
                <w:highlight w:val="yellow"/>
              </w:rPr>
            </w:pPr>
            <m:oMathPara>
              <m:oMath>
                <m:r>
                  <w:ins w:id="18" w:author="Angga Pratama" w:date="2021-11-11T02:42:00Z">
                    <w:rPr>
                      <w:rFonts w:ascii="Cambria Math" w:eastAsia="Gentium Basic" w:hAnsi="Cambria Math" w:cs="Gentium Basic"/>
                      <w:color w:val="000000"/>
                      <w:highlight w:val="yellow"/>
                    </w:rPr>
                    <m:t>Nilai TA=</m:t>
                  </w:ins>
                </m:r>
                <m:f>
                  <m:fPr>
                    <m:ctrlPr>
                      <w:ins w:id="19" w:author="Angga Pratama" w:date="2021-11-11T02:42:00Z">
                        <w:rPr>
                          <w:rFonts w:ascii="Cambria Math" w:eastAsia="Gentium Basic" w:hAnsi="Cambria Math" w:cs="Gentium Basic"/>
                          <w:i/>
                          <w:color w:val="000000"/>
                          <w:highlight w:val="yellow"/>
                        </w:rPr>
                      </w:ins>
                    </m:ctrlPr>
                  </m:fPr>
                  <m:num>
                    <m:r>
                      <w:ins w:id="20" w:author="Angga Pratama" w:date="2021-11-11T02:42:00Z">
                        <w:rPr>
                          <w:rFonts w:ascii="Cambria Math" w:eastAsia="Gentium Basic" w:hAnsi="Cambria Math" w:cs="Gentium Basic"/>
                          <w:color w:val="000000"/>
                          <w:highlight w:val="yellow"/>
                        </w:rPr>
                        <m:t>Thn Pengalaman TA</m:t>
                      </w:ins>
                    </m:r>
                  </m:num>
                  <m:den>
                    <m:r>
                      <w:ins w:id="21" w:author="Angga Pratama" w:date="2021-11-11T02:42:00Z">
                        <w:rPr>
                          <w:rFonts w:ascii="Cambria Math" w:eastAsia="Gentium Basic" w:hAnsi="Cambria Math" w:cs="Gentium Basic"/>
                          <w:color w:val="000000"/>
                          <w:highlight w:val="yellow"/>
                        </w:rPr>
                        <m:t>Thn Pengalaman disyaratkan</m:t>
                      </w:ins>
                    </m:r>
                  </m:den>
                </m:f>
                <m:r>
                  <w:ins w:id="22" w:author="Angga Pratama" w:date="2021-11-11T02:42:00Z">
                    <w:rPr>
                      <w:rFonts w:ascii="Cambria Math" w:eastAsia="Gentium Basic" w:hAnsi="Cambria Math" w:cs="Gentium Basic"/>
                      <w:color w:val="000000"/>
                      <w:highlight w:val="yellow"/>
                    </w:rPr>
                    <m:t>x 100</m:t>
                  </w:ins>
                </m:r>
              </m:oMath>
            </m:oMathPara>
          </w:p>
          <w:p w14:paraId="4FC2800D" w14:textId="1833C43A" w:rsidR="00216237" w:rsidRPr="00895830" w:rsidRDefault="00216237" w:rsidP="00216237">
            <w:pPr>
              <w:jc w:val="both"/>
              <w:rPr>
                <w:rFonts w:ascii="Bookman Old Style" w:eastAsia="Basic" w:hAnsi="Bookman Old Style" w:cs="Basic"/>
                <w:highlight w:val="yellow"/>
              </w:rPr>
            </w:pPr>
          </w:p>
        </w:tc>
        <w:tc>
          <w:tcPr>
            <w:tcW w:w="1440" w:type="dxa"/>
            <w:vAlign w:val="center"/>
          </w:tcPr>
          <w:p w14:paraId="73B74764" w14:textId="7CFB0E69"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593AAAE8" w14:textId="4664C2C3"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ABB6F8E" w14:textId="22908CFB"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61B54506" w14:textId="77777777" w:rsidTr="00356DC1">
        <w:tc>
          <w:tcPr>
            <w:tcW w:w="628" w:type="dxa"/>
            <w:vMerge/>
          </w:tcPr>
          <w:p w14:paraId="06CF6E15"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5EBED89E" w14:textId="2090F895" w:rsidR="00D91595" w:rsidRPr="00895830" w:rsidRDefault="00D91595"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status tenaga ahli yang diusulkan</w:t>
            </w:r>
          </w:p>
        </w:tc>
        <w:tc>
          <w:tcPr>
            <w:tcW w:w="1111" w:type="dxa"/>
          </w:tcPr>
          <w:p w14:paraId="5A89200E" w14:textId="749D2140"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tcPr>
          <w:p w14:paraId="599FA030" w14:textId="4B118C23"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tcPr>
          <w:p w14:paraId="5BD128E1" w14:textId="3AC87D50"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F3B7616" w14:textId="77777777" w:rsidR="00D91595" w:rsidRPr="00895830" w:rsidRDefault="00D91595" w:rsidP="00D91595">
            <w:pPr>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w:t>
            </w:r>
          </w:p>
          <w:p w14:paraId="272E167D" w14:textId="77777777" w:rsidR="00D91595" w:rsidRPr="00895830" w:rsidRDefault="00D91595" w:rsidP="008C5ED7">
            <w:pPr>
              <w:numPr>
                <w:ilvl w:val="0"/>
                <w:numId w:val="45"/>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Berstatus sebagai tenaga ahli tetap, diberi nilai </w:t>
            </w:r>
            <w:r w:rsidRPr="00895830">
              <w:rPr>
                <w:rFonts w:ascii="Bookman Old Style" w:eastAsia="Gentium Basic" w:hAnsi="Bookman Old Style" w:cs="Gentium Basic"/>
                <w:b/>
                <w:bCs/>
                <w:highlight w:val="yellow"/>
                <w:lang w:val="it-IT"/>
              </w:rPr>
              <w:t>100</w:t>
            </w:r>
            <w:r w:rsidRPr="00895830">
              <w:rPr>
                <w:rFonts w:ascii="Bookman Old Style" w:eastAsia="Gentium Basic" w:hAnsi="Bookman Old Style" w:cs="Gentium Basic"/>
                <w:highlight w:val="yellow"/>
              </w:rPr>
              <w:t>;</w:t>
            </w:r>
          </w:p>
          <w:p w14:paraId="021A189B" w14:textId="2E2193DA" w:rsidR="00D91595" w:rsidRPr="00895830" w:rsidRDefault="00D91595" w:rsidP="008C5ED7">
            <w:pPr>
              <w:numPr>
                <w:ilvl w:val="0"/>
                <w:numId w:val="12"/>
              </w:numPr>
              <w:pBdr>
                <w:top w:val="nil"/>
                <w:left w:val="nil"/>
                <w:bottom w:val="nil"/>
                <w:right w:val="nil"/>
                <w:between w:val="nil"/>
              </w:pBdr>
              <w:ind w:left="315" w:right="31" w:hanging="284"/>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Berstatus sebagai tenaga ahli tidak tetap, diberi nilai </w:t>
            </w:r>
            <w:r w:rsidRPr="00895830">
              <w:rPr>
                <w:rFonts w:ascii="Bookman Old Style" w:eastAsia="Gentium Basic" w:hAnsi="Bookman Old Style" w:cs="Gentium Basic"/>
                <w:b/>
                <w:bCs/>
                <w:highlight w:val="yellow"/>
                <w:lang w:val="en-US"/>
              </w:rPr>
              <w:t>60</w:t>
            </w:r>
            <w:r w:rsidRPr="00895830">
              <w:rPr>
                <w:rFonts w:ascii="Bookman Old Style" w:eastAsia="Gentium Basic" w:hAnsi="Bookman Old Style" w:cs="Gentium Basic"/>
                <w:highlight w:val="yellow"/>
              </w:rPr>
              <w:t>;</w:t>
            </w:r>
          </w:p>
        </w:tc>
        <w:tc>
          <w:tcPr>
            <w:tcW w:w="1440" w:type="dxa"/>
          </w:tcPr>
          <w:p w14:paraId="3E2EB61E" w14:textId="1E7D405E"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210D8581" w14:textId="461B1F0E"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1EC75FDC" w14:textId="19832BD0"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CFCACAF" w14:textId="77777777" w:rsidTr="00356DC1">
        <w:tc>
          <w:tcPr>
            <w:tcW w:w="628" w:type="dxa"/>
            <w:vMerge/>
          </w:tcPr>
          <w:p w14:paraId="475440DA"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648D91E" w14:textId="7B39E62A" w:rsidR="002C711B" w:rsidRPr="00895830" w:rsidRDefault="002C711B" w:rsidP="008C5ED7">
            <w:pPr>
              <w:pStyle w:val="ListParagraph"/>
              <w:numPr>
                <w:ilvl w:val="1"/>
                <w:numId w:val="9"/>
              </w:numPr>
              <w:spacing w:before="2" w:line="276" w:lineRule="auto"/>
              <w:ind w:left="382" w:right="28"/>
              <w:jc w:val="both"/>
              <w:rPr>
                <w:rFonts w:ascii="Bookman Old Style" w:hAnsi="Bookman Old Style" w:cs="Arial"/>
                <w:b/>
                <w:highlight w:val="yellow"/>
              </w:rPr>
            </w:pPr>
            <w:r w:rsidRPr="00895830">
              <w:rPr>
                <w:rFonts w:ascii="Bookman Old Style" w:eastAsia="Basic" w:hAnsi="Bookman Old Style" w:cs="Basic"/>
                <w:highlight w:val="yellow"/>
              </w:rPr>
              <w:t>Subunsur lain-lain:</w:t>
            </w:r>
          </w:p>
        </w:tc>
        <w:tc>
          <w:tcPr>
            <w:tcW w:w="1111" w:type="dxa"/>
            <w:vAlign w:val="center"/>
          </w:tcPr>
          <w:p w14:paraId="33BE1948" w14:textId="773FD616" w:rsidR="002C711B" w:rsidRPr="00895830" w:rsidRDefault="002C711B" w:rsidP="002C711B">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EDCC0A4" w14:textId="6704FB82"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5D7131F" w14:textId="387C2A8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70540EF" w14:textId="56856168" w:rsidR="002C711B" w:rsidRPr="00895830" w:rsidRDefault="002C711B" w:rsidP="002C711B">
            <w:pPr>
              <w:rPr>
                <w:rFonts w:ascii="Bookman Old Style" w:hAnsi="Bookman Old Style" w:cs="Arial"/>
                <w:highlight w:val="yellow"/>
                <w:lang w:val="en-US"/>
              </w:rPr>
            </w:pPr>
          </w:p>
        </w:tc>
        <w:tc>
          <w:tcPr>
            <w:tcW w:w="1440" w:type="dxa"/>
          </w:tcPr>
          <w:p w14:paraId="1F990544" w14:textId="77777777" w:rsidR="002C711B" w:rsidRPr="00895830" w:rsidRDefault="002C711B" w:rsidP="002C711B">
            <w:pPr>
              <w:rPr>
                <w:rFonts w:ascii="Bookman Old Style" w:hAnsi="Bookman Old Style" w:cs="Arial"/>
                <w:b/>
                <w:bCs/>
                <w:highlight w:val="yellow"/>
              </w:rPr>
            </w:pPr>
          </w:p>
        </w:tc>
        <w:tc>
          <w:tcPr>
            <w:tcW w:w="1450" w:type="dxa"/>
          </w:tcPr>
          <w:p w14:paraId="4C6BBFAB"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956" w:type="dxa"/>
          </w:tcPr>
          <w:p w14:paraId="5CA4E547"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r>
      <w:tr w:rsidR="00D91595" w:rsidRPr="00895830" w14:paraId="51E84DAE" w14:textId="77777777" w:rsidTr="00356DC1">
        <w:tc>
          <w:tcPr>
            <w:tcW w:w="628" w:type="dxa"/>
            <w:vMerge/>
          </w:tcPr>
          <w:p w14:paraId="3D0686F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3E759E68" w14:textId="1F36DC74" w:rsidR="00D91595" w:rsidRPr="00895830" w:rsidRDefault="00D91595" w:rsidP="008C5ED7">
            <w:pPr>
              <w:pStyle w:val="ListParagraph"/>
              <w:numPr>
                <w:ilvl w:val="0"/>
                <w:numId w:val="6"/>
              </w:numPr>
              <w:spacing w:before="2" w:line="276" w:lineRule="auto"/>
              <w:ind w:left="526" w:right="28" w:hanging="180"/>
              <w:jc w:val="both"/>
              <w:rPr>
                <w:rFonts w:ascii="Bookman Old Style" w:hAnsi="Bookman Old Style" w:cs="Arial"/>
                <w:b/>
                <w:highlight w:val="yellow"/>
              </w:rPr>
            </w:pPr>
            <w:r w:rsidRPr="00895830">
              <w:rPr>
                <w:rFonts w:ascii="Bookman Old Style" w:eastAsia="Basic" w:hAnsi="Bookman Old Style" w:cs="Basic"/>
                <w:color w:val="000000"/>
                <w:highlight w:val="yellow"/>
              </w:rPr>
              <w:t>penguasaan bahasa Inggris [apabila dibutuhkan]</w:t>
            </w:r>
          </w:p>
        </w:tc>
        <w:tc>
          <w:tcPr>
            <w:tcW w:w="1111" w:type="dxa"/>
            <w:vAlign w:val="center"/>
          </w:tcPr>
          <w:p w14:paraId="414AD758" w14:textId="1670D911" w:rsidR="00D91595" w:rsidRPr="00895830" w:rsidRDefault="00D91595" w:rsidP="00D91595">
            <w:pPr>
              <w:pStyle w:val="ListParagraph"/>
              <w:spacing w:before="2" w:line="276" w:lineRule="auto"/>
              <w:ind w:left="0" w:right="28"/>
              <w:jc w:val="center"/>
              <w:rPr>
                <w:rFonts w:ascii="Bookman Old Style" w:hAnsi="Bookman Old Style" w:cs="Arial"/>
                <w:iCs/>
                <w:highlight w:val="yellow"/>
              </w:rPr>
            </w:pPr>
            <w:r w:rsidRPr="00895830">
              <w:rPr>
                <w:rFonts w:ascii="Bookman Old Style" w:hAnsi="Bookman Old Style" w:cs="Arial"/>
                <w:iCs/>
                <w:highlight w:val="yellow"/>
              </w:rPr>
              <w:t>-</w:t>
            </w:r>
          </w:p>
        </w:tc>
        <w:tc>
          <w:tcPr>
            <w:tcW w:w="1049" w:type="dxa"/>
            <w:vAlign w:val="center"/>
          </w:tcPr>
          <w:p w14:paraId="6F342375" w14:textId="704C80B9"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E412D33" w14:textId="5544CDBF"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restart"/>
            <w:vAlign w:val="center"/>
          </w:tcPr>
          <w:p w14:paraId="656FD45E" w14:textId="54F00FFA" w:rsidR="00D91595" w:rsidRPr="00895830" w:rsidRDefault="00D91595" w:rsidP="00D91595">
            <w:pPr>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Penilaian diberikan paling banyak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 dinilai secara proporsional sesuai dengan banyaknya subunsur lain yang dinilai.</w:t>
            </w:r>
          </w:p>
        </w:tc>
        <w:tc>
          <w:tcPr>
            <w:tcW w:w="1440" w:type="dxa"/>
            <w:vAlign w:val="center"/>
          </w:tcPr>
          <w:p w14:paraId="0E3307FF" w14:textId="2A3C14CA"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C6800D" w14:textId="5DF64C3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82B5854" w14:textId="4CD6DB15"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D0E2BE7" w14:textId="77777777" w:rsidTr="00356DC1">
        <w:tc>
          <w:tcPr>
            <w:tcW w:w="628" w:type="dxa"/>
            <w:vMerge/>
          </w:tcPr>
          <w:p w14:paraId="6246EF40"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565553F9" w14:textId="7253AEEE"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setempat [apabila dibutuhkan]</w:t>
            </w:r>
          </w:p>
        </w:tc>
        <w:tc>
          <w:tcPr>
            <w:tcW w:w="1111" w:type="dxa"/>
            <w:vAlign w:val="center"/>
          </w:tcPr>
          <w:p w14:paraId="22835C9D" w14:textId="28D4BB01"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2484AEC1" w14:textId="0416CBC4"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130F30A" w14:textId="22CAB314"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1DE880B4"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7B9E4A76" w14:textId="699F8D31"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29B7F3E" w14:textId="28F88577"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6D1011" w14:textId="6124F8F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92EFCAA" w14:textId="77777777" w:rsidTr="00356DC1">
        <w:tc>
          <w:tcPr>
            <w:tcW w:w="628" w:type="dxa"/>
            <w:vMerge/>
          </w:tcPr>
          <w:p w14:paraId="5553EC64"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FA09564" w14:textId="0E571841"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Indonesia bagi konsultan asing [apabila dibutuhkan]</w:t>
            </w:r>
          </w:p>
        </w:tc>
        <w:tc>
          <w:tcPr>
            <w:tcW w:w="1111" w:type="dxa"/>
            <w:vAlign w:val="center"/>
          </w:tcPr>
          <w:p w14:paraId="1E8FE7BC" w14:textId="36221A6B"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1B9D8F0" w14:textId="555C57B5"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1C42729" w14:textId="548F916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7D1F1DAB"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2DC217CB" w14:textId="626F707F"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A17852A" w14:textId="683B996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35C5B7F" w14:textId="517888B0"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2F043176" w14:textId="77777777" w:rsidTr="00356DC1">
        <w:tc>
          <w:tcPr>
            <w:tcW w:w="628" w:type="dxa"/>
            <w:vMerge/>
          </w:tcPr>
          <w:p w14:paraId="2FF6974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22176780" w14:textId="631B8609" w:rsidR="00D91595" w:rsidRPr="00895830" w:rsidRDefault="00D91595"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 xml:space="preserve">aspek pengenalan (familiarity) atas tata-cara, aturan, situasi, </w:t>
            </w:r>
            <w:r w:rsidRPr="00895830">
              <w:rPr>
                <w:rFonts w:ascii="Bookman Old Style" w:eastAsia="Basic" w:hAnsi="Bookman Old Style" w:cs="Basic"/>
                <w:color w:val="000000"/>
                <w:highlight w:val="yellow"/>
              </w:rPr>
              <w:lastRenderedPageBreak/>
              <w:t>dan kondisi (custom) setempat: pengalaman melaksanakan pekerjaan di Prov. Kalsel</w:t>
            </w:r>
          </w:p>
        </w:tc>
        <w:tc>
          <w:tcPr>
            <w:tcW w:w="1111" w:type="dxa"/>
            <w:vAlign w:val="center"/>
          </w:tcPr>
          <w:p w14:paraId="76EA5D02" w14:textId="174C2D2B"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lastRenderedPageBreak/>
              <w:t>5%</w:t>
            </w:r>
          </w:p>
        </w:tc>
        <w:tc>
          <w:tcPr>
            <w:tcW w:w="1049" w:type="dxa"/>
            <w:vAlign w:val="center"/>
          </w:tcPr>
          <w:p w14:paraId="17FF08D2" w14:textId="01179B45"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E0213C4" w14:textId="05D84304"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20BD17E1" w14:textId="77777777" w:rsidR="00D91595" w:rsidRPr="00895830" w:rsidRDefault="00D91595" w:rsidP="00D91595">
            <w:pPr>
              <w:jc w:val="both"/>
              <w:rPr>
                <w:rFonts w:ascii="Bookman Old Style" w:hAnsi="Bookman Old Style" w:cs="Arial"/>
                <w:highlight w:val="yellow"/>
              </w:rPr>
            </w:pPr>
          </w:p>
        </w:tc>
        <w:tc>
          <w:tcPr>
            <w:tcW w:w="1440" w:type="dxa"/>
            <w:vAlign w:val="center"/>
          </w:tcPr>
          <w:p w14:paraId="1149C5C5" w14:textId="1820AF57"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34BE6D" w14:textId="38F3698F"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07A4DB7" w14:textId="6D255B5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042463B7" w14:textId="77777777" w:rsidTr="00356DC1">
        <w:tc>
          <w:tcPr>
            <w:tcW w:w="628" w:type="dxa"/>
          </w:tcPr>
          <w:p w14:paraId="4D4F58AF"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780A10CE" w14:textId="55E172CF" w:rsidR="00D91595" w:rsidRPr="00895830" w:rsidRDefault="00D91595" w:rsidP="00D91595">
            <w:pPr>
              <w:pStyle w:val="ListParagraph"/>
              <w:spacing w:before="2" w:line="276" w:lineRule="auto"/>
              <w:ind w:left="0" w:right="28"/>
              <w:jc w:val="both"/>
              <w:rPr>
                <w:rFonts w:ascii="Bookman Old Style" w:eastAsia="Basic" w:hAnsi="Bookman Old Style" w:cs="Basic"/>
                <w:color w:val="000000" w:themeColor="text1"/>
                <w:highlight w:val="yellow"/>
              </w:rPr>
            </w:pPr>
            <w:r w:rsidRPr="00895830">
              <w:rPr>
                <w:rFonts w:ascii="Bookman Old Style" w:eastAsia="Basic" w:hAnsi="Bookman Old Style" w:cs="Basic"/>
                <w:b/>
                <w:highlight w:val="yellow"/>
              </w:rPr>
              <w:t>Jumlah</w:t>
            </w:r>
          </w:p>
        </w:tc>
        <w:tc>
          <w:tcPr>
            <w:tcW w:w="1111" w:type="dxa"/>
            <w:vAlign w:val="center"/>
          </w:tcPr>
          <w:p w14:paraId="3533A9DF" w14:textId="44FE619D" w:rsidR="00D91595" w:rsidRPr="00895830" w:rsidRDefault="00D91595" w:rsidP="00D91595">
            <w:pPr>
              <w:pStyle w:val="ListParagraph"/>
              <w:spacing w:before="2" w:line="276" w:lineRule="auto"/>
              <w:ind w:left="0" w:right="28"/>
              <w:jc w:val="center"/>
              <w:rPr>
                <w:rFonts w:ascii="Bookman Old Style" w:eastAsia="Basic" w:hAnsi="Bookman Old Style" w:cs="Basic"/>
                <w:iCs/>
                <w:highlight w:val="yellow"/>
              </w:rPr>
            </w:pPr>
            <w:r w:rsidRPr="00895830">
              <w:rPr>
                <w:rFonts w:ascii="Bookman Old Style" w:eastAsia="Basic" w:hAnsi="Bookman Old Style" w:cs="Basic"/>
                <w:b/>
                <w:iCs/>
                <w:highlight w:val="yellow"/>
              </w:rPr>
              <w:t>100%</w:t>
            </w:r>
          </w:p>
        </w:tc>
        <w:tc>
          <w:tcPr>
            <w:tcW w:w="1049" w:type="dxa"/>
            <w:vAlign w:val="center"/>
          </w:tcPr>
          <w:p w14:paraId="1A088D61" w14:textId="4F77E619" w:rsidR="00D91595" w:rsidRPr="00895830" w:rsidRDefault="00D91595" w:rsidP="00D91595">
            <w:pPr>
              <w:jc w:val="center"/>
              <w:rPr>
                <w:rFonts w:ascii="Bookman Old Style" w:eastAsia="Basic" w:hAnsi="Bookman Old Style" w:cs="Basic"/>
                <w:b/>
                <w:bCs/>
                <w:i/>
                <w:highlight w:val="yellow"/>
                <w:lang w:val="en-US"/>
              </w:rPr>
            </w:pPr>
            <w:r w:rsidRPr="00895830">
              <w:rPr>
                <w:rFonts w:ascii="Bookman Old Style" w:eastAsia="Basic" w:hAnsi="Bookman Old Style" w:cs="Basic"/>
                <w:b/>
                <w:bCs/>
                <w:i/>
                <w:highlight w:val="yellow"/>
              </w:rPr>
              <w:t>55</w:t>
            </w:r>
          </w:p>
        </w:tc>
        <w:tc>
          <w:tcPr>
            <w:tcW w:w="1441" w:type="dxa"/>
            <w:vAlign w:val="center"/>
          </w:tcPr>
          <w:p w14:paraId="55249303" w14:textId="0755DD1A" w:rsidR="00D91595" w:rsidRPr="00895830" w:rsidRDefault="00D91595" w:rsidP="00D91595">
            <w:pPr>
              <w:jc w:val="center"/>
              <w:rPr>
                <w:rFonts w:ascii="Bookman Old Style" w:hAnsi="Bookman Old Style" w:cs="Arial"/>
                <w:highlight w:val="yellow"/>
                <w:lang w:val="en-US"/>
              </w:rPr>
            </w:pPr>
            <w:r w:rsidRPr="00895830">
              <w:rPr>
                <w:rFonts w:ascii="Bookman Old Style" w:eastAsia="Basic" w:hAnsi="Bookman Old Style" w:cs="Basic"/>
                <w:b/>
                <w:highlight w:val="yellow"/>
              </w:rPr>
              <w:t>____</w:t>
            </w:r>
          </w:p>
        </w:tc>
        <w:tc>
          <w:tcPr>
            <w:tcW w:w="3737" w:type="dxa"/>
            <w:vAlign w:val="center"/>
          </w:tcPr>
          <w:p w14:paraId="7728AC95" w14:textId="56637149" w:rsidR="00D91595" w:rsidRPr="00895830" w:rsidRDefault="00D91595" w:rsidP="00D91595">
            <w:pPr>
              <w:jc w:val="both"/>
              <w:rPr>
                <w:rFonts w:ascii="Bookman Old Style" w:hAnsi="Bookman Old Style" w:cs="Arial"/>
                <w:highlight w:val="yellow"/>
              </w:rPr>
            </w:pPr>
            <w:r w:rsidRPr="00895830">
              <w:rPr>
                <w:rFonts w:ascii="Bookman Old Style" w:eastAsia="Gentium Basic" w:hAnsi="Bookman Old Style" w:cs="Gentium Basic"/>
                <w:highlight w:val="yellow"/>
              </w:rPr>
              <w:t>Peserta Seleksi dinyatakan lulus evaluasi teknis apabila nilai masing-masing unsur diatas</w:t>
            </w:r>
            <w:r w:rsidRPr="00895830">
              <w:rPr>
                <w:rFonts w:ascii="Bookman Old Style" w:eastAsia="Gentium Basic" w:hAnsi="Bookman Old Style" w:cs="Gentium Basic"/>
                <w:highlight w:val="yellow"/>
                <w:lang w:val="en-US"/>
              </w:rPr>
              <w:t xml:space="preserve"> atau sama dengan</w:t>
            </w:r>
            <w:r w:rsidRPr="00895830">
              <w:rPr>
                <w:rFonts w:ascii="Bookman Old Style" w:eastAsia="Gentium Basic" w:hAnsi="Bookman Old Style" w:cs="Gentium Basic"/>
                <w:highlight w:val="yellow"/>
              </w:rPr>
              <w:t xml:space="preserve"> ambang batas.</w:t>
            </w:r>
          </w:p>
        </w:tc>
        <w:tc>
          <w:tcPr>
            <w:tcW w:w="1440" w:type="dxa"/>
            <w:vAlign w:val="center"/>
          </w:tcPr>
          <w:p w14:paraId="6E71CFCE" w14:textId="694008A3"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3DFF75" w14:textId="5898367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7DFB74" w14:textId="626E90F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04D42DD7" w14:textId="77777777" w:rsidTr="00356DC1">
        <w:tc>
          <w:tcPr>
            <w:tcW w:w="628" w:type="dxa"/>
          </w:tcPr>
          <w:p w14:paraId="4181B25F" w14:textId="3A99576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9651" w:type="dxa"/>
            <w:gridSpan w:val="5"/>
            <w:vAlign w:val="center"/>
          </w:tcPr>
          <w:p w14:paraId="5BCE78CB" w14:textId="4096DECC"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Penawaran</w:t>
            </w:r>
          </w:p>
        </w:tc>
        <w:tc>
          <w:tcPr>
            <w:tcW w:w="1440" w:type="dxa"/>
            <w:vAlign w:val="center"/>
          </w:tcPr>
          <w:p w14:paraId="1AFCEEAC" w14:textId="08080BD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5CF7AD" w14:textId="37BAD0B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D9694B8" w14:textId="14E6746C"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1EA930E" w14:textId="77777777" w:rsidTr="00356DC1">
        <w:tc>
          <w:tcPr>
            <w:tcW w:w="628" w:type="dxa"/>
          </w:tcPr>
          <w:p w14:paraId="2DE52003" w14:textId="0A16973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9651" w:type="dxa"/>
            <w:gridSpan w:val="5"/>
          </w:tcPr>
          <w:p w14:paraId="4A09DF24" w14:textId="315079D7"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Rancangan Kontrak</w:t>
            </w:r>
          </w:p>
        </w:tc>
        <w:tc>
          <w:tcPr>
            <w:tcW w:w="1440" w:type="dxa"/>
            <w:vAlign w:val="center"/>
          </w:tcPr>
          <w:p w14:paraId="77C24FED" w14:textId="680D089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812DDB" w14:textId="570F228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AC92704" w14:textId="7AAD870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E16711B" w14:textId="77777777" w:rsidTr="00356DC1">
        <w:tc>
          <w:tcPr>
            <w:tcW w:w="628" w:type="dxa"/>
          </w:tcPr>
          <w:p w14:paraId="49C9E6A8" w14:textId="19C25A0A"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9651" w:type="dxa"/>
            <w:gridSpan w:val="5"/>
          </w:tcPr>
          <w:p w14:paraId="61A29219" w14:textId="10278702"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Umum Kontrak</w:t>
            </w:r>
          </w:p>
        </w:tc>
        <w:tc>
          <w:tcPr>
            <w:tcW w:w="1440" w:type="dxa"/>
            <w:vAlign w:val="center"/>
          </w:tcPr>
          <w:p w14:paraId="34CBA578" w14:textId="6E22623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397C503" w14:textId="381F0B9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06DC473" w14:textId="1A0C3C1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737FD07E" w14:textId="77777777" w:rsidTr="00356DC1">
        <w:tc>
          <w:tcPr>
            <w:tcW w:w="628" w:type="dxa"/>
          </w:tcPr>
          <w:p w14:paraId="6F752FFE" w14:textId="7379848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9651" w:type="dxa"/>
            <w:gridSpan w:val="5"/>
          </w:tcPr>
          <w:p w14:paraId="7DBF2412" w14:textId="04746C3E"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Khusus Kontrak</w:t>
            </w:r>
          </w:p>
        </w:tc>
        <w:tc>
          <w:tcPr>
            <w:tcW w:w="1440" w:type="dxa"/>
            <w:vAlign w:val="center"/>
          </w:tcPr>
          <w:p w14:paraId="28D7D009" w14:textId="626A9DA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A54A8BB" w14:textId="2F2E8182"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CDA085E" w14:textId="262B256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16077A54" w14:textId="77777777" w:rsidTr="00356DC1">
        <w:tc>
          <w:tcPr>
            <w:tcW w:w="628" w:type="dxa"/>
          </w:tcPr>
          <w:p w14:paraId="572F1FAE" w14:textId="130FB64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9651" w:type="dxa"/>
            <w:gridSpan w:val="5"/>
          </w:tcPr>
          <w:p w14:paraId="32289588" w14:textId="3723D9D1"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Lain</w:t>
            </w:r>
          </w:p>
        </w:tc>
        <w:tc>
          <w:tcPr>
            <w:tcW w:w="1440" w:type="dxa"/>
            <w:vAlign w:val="center"/>
          </w:tcPr>
          <w:p w14:paraId="59FD53ED" w14:textId="0CEC19C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899CE9" w14:textId="58A5374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855937A" w14:textId="5545F4F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D91595" w14:paraId="3EF5C333" w14:textId="77777777" w:rsidTr="00356DC1">
        <w:tc>
          <w:tcPr>
            <w:tcW w:w="628" w:type="dxa"/>
          </w:tcPr>
          <w:p w14:paraId="5CB1B704" w14:textId="4EA9DE6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12.</w:t>
            </w:r>
          </w:p>
        </w:tc>
        <w:tc>
          <w:tcPr>
            <w:tcW w:w="9651" w:type="dxa"/>
            <w:gridSpan w:val="5"/>
          </w:tcPr>
          <w:p w14:paraId="4931B469" w14:textId="2D8A8C7D"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Ketentuan Lain-lain</w:t>
            </w:r>
          </w:p>
        </w:tc>
        <w:tc>
          <w:tcPr>
            <w:tcW w:w="1440" w:type="dxa"/>
            <w:vAlign w:val="center"/>
          </w:tcPr>
          <w:p w14:paraId="12E2FC16" w14:textId="77D433BF"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8ED8699" w14:textId="22D21C2D"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B5174AC" w14:textId="718FB280" w:rsidR="002C711B" w:rsidRPr="00D91595" w:rsidRDefault="002C711B" w:rsidP="002C711B">
            <w:pPr>
              <w:pStyle w:val="ListParagraph"/>
              <w:spacing w:before="2" w:line="276" w:lineRule="auto"/>
              <w:ind w:left="0" w:right="28"/>
              <w:jc w:val="center"/>
              <w:rPr>
                <w:rFonts w:ascii="Bookman Old Style" w:hAnsi="Bookman Old Style" w:cs="Arial"/>
                <w:b/>
                <w:bCs/>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1A138934" w14:textId="7B4301FC" w:rsidR="00612168" w:rsidRDefault="00612168" w:rsidP="00612168">
      <w:pPr>
        <w:pStyle w:val="ListParagraph"/>
        <w:spacing w:before="2" w:line="276" w:lineRule="auto"/>
        <w:ind w:left="567" w:right="28"/>
        <w:jc w:val="both"/>
        <w:rPr>
          <w:rFonts w:ascii="Arial" w:hAnsi="Arial" w:cs="Arial"/>
          <w:i/>
          <w:iCs/>
          <w:sz w:val="22"/>
          <w:szCs w:val="22"/>
        </w:rPr>
      </w:pPr>
      <w:r w:rsidRPr="002E65A6">
        <w:rPr>
          <w:rFonts w:ascii="Arial" w:eastAsia="Arial" w:hAnsi="Arial" w:cs="Arial"/>
          <w:sz w:val="22"/>
          <w:szCs w:val="22"/>
        </w:rPr>
        <w:t xml:space="preserve">Berdasarkan Rapat Reviu Dokumen </w:t>
      </w:r>
      <w:r>
        <w:rPr>
          <w:rFonts w:ascii="Arial" w:eastAsia="Arial" w:hAnsi="Arial" w:cs="Arial"/>
          <w:sz w:val="22"/>
          <w:szCs w:val="22"/>
        </w:rPr>
        <w:t>Seleksi</w:t>
      </w:r>
      <w:r w:rsidRPr="002E65A6">
        <w:rPr>
          <w:rFonts w:ascii="Arial" w:eastAsia="Arial" w:hAnsi="Arial" w:cs="Arial"/>
          <w:sz w:val="22"/>
          <w:szCs w:val="22"/>
        </w:rPr>
        <w:t xml:space="preserve"> </w:t>
      </w:r>
      <w:r w:rsidR="007B7236">
        <w:rPr>
          <w:rFonts w:ascii="Arial" w:eastAsia="Arial" w:hAnsi="Arial" w:cs="Arial"/>
          <w:sz w:val="22"/>
          <w:szCs w:val="22"/>
        </w:rPr>
        <w:t xml:space="preserve">Tender Ulang </w:t>
      </w:r>
      <w:r w:rsidRPr="002E65A6">
        <w:rPr>
          <w:rFonts w:ascii="Arial" w:eastAsia="Arial" w:hAnsi="Arial" w:cs="Arial"/>
          <w:sz w:val="22"/>
          <w:szCs w:val="22"/>
        </w:rPr>
        <w:t xml:space="preserve">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Seleksi.</w:t>
      </w:r>
    </w:p>
    <w:p w14:paraId="696EAE25"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2D432C20" w14:textId="77777777" w:rsidR="007F6506" w:rsidRDefault="007F6506" w:rsidP="00BB3A2C">
      <w:pPr>
        <w:spacing w:before="2" w:line="276" w:lineRule="auto"/>
        <w:ind w:right="28"/>
        <w:rPr>
          <w:rFonts w:ascii="Arial" w:hAnsi="Arial" w:cs="Arial"/>
          <w:i/>
          <w:iCs/>
          <w:sz w:val="22"/>
          <w:szCs w:val="22"/>
        </w:rPr>
      </w:pPr>
    </w:p>
    <w:p w14:paraId="06C4F6F5" w14:textId="77777777" w:rsidR="004069E4" w:rsidRDefault="004069E4" w:rsidP="00BB3A2C">
      <w:pPr>
        <w:spacing w:before="2" w:line="276" w:lineRule="auto"/>
        <w:ind w:right="28"/>
        <w:rPr>
          <w:rFonts w:ascii="Arial" w:hAnsi="Arial" w:cs="Arial"/>
          <w:i/>
          <w:iCs/>
          <w:sz w:val="22"/>
          <w:szCs w:val="22"/>
        </w:rPr>
      </w:pPr>
    </w:p>
    <w:p w14:paraId="18B849D6" w14:textId="77777777" w:rsidR="004069E4" w:rsidRDefault="004069E4" w:rsidP="00BB3A2C">
      <w:pPr>
        <w:spacing w:before="2" w:line="276" w:lineRule="auto"/>
        <w:ind w:right="28"/>
        <w:rPr>
          <w:rFonts w:ascii="Arial" w:hAnsi="Arial" w:cs="Arial"/>
          <w:i/>
          <w:iCs/>
          <w:sz w:val="22"/>
          <w:szCs w:val="22"/>
        </w:rPr>
      </w:pPr>
    </w:p>
    <w:p w14:paraId="10D62DDC" w14:textId="77777777" w:rsidR="004069E4" w:rsidRDefault="004069E4" w:rsidP="00BB3A2C">
      <w:pPr>
        <w:spacing w:before="2" w:line="276" w:lineRule="auto"/>
        <w:ind w:right="28"/>
        <w:rPr>
          <w:rFonts w:ascii="Arial" w:hAnsi="Arial" w:cs="Arial"/>
          <w:i/>
          <w:iCs/>
          <w:sz w:val="22"/>
          <w:szCs w:val="22"/>
        </w:rPr>
      </w:pPr>
    </w:p>
    <w:p w14:paraId="2C4990CC" w14:textId="77777777" w:rsidR="004069E4" w:rsidRDefault="004069E4" w:rsidP="00BB3A2C">
      <w:pPr>
        <w:spacing w:before="2" w:line="276" w:lineRule="auto"/>
        <w:ind w:right="28"/>
        <w:rPr>
          <w:rFonts w:ascii="Arial" w:hAnsi="Arial" w:cs="Arial"/>
          <w:i/>
          <w:iCs/>
          <w:sz w:val="22"/>
          <w:szCs w:val="22"/>
        </w:rPr>
      </w:pPr>
    </w:p>
    <w:p w14:paraId="6F3BFE58" w14:textId="77777777" w:rsidR="004069E4" w:rsidRDefault="004069E4" w:rsidP="00BB3A2C">
      <w:pPr>
        <w:spacing w:before="2" w:line="276" w:lineRule="auto"/>
        <w:ind w:right="28"/>
        <w:rPr>
          <w:rFonts w:ascii="Arial" w:hAnsi="Arial" w:cs="Arial"/>
          <w:i/>
          <w:iCs/>
          <w:sz w:val="22"/>
          <w:szCs w:val="22"/>
        </w:rPr>
      </w:pPr>
    </w:p>
    <w:p w14:paraId="79ECC101" w14:textId="77777777" w:rsidR="004069E4" w:rsidRDefault="004069E4" w:rsidP="00BB3A2C">
      <w:pPr>
        <w:spacing w:before="2" w:line="276" w:lineRule="auto"/>
        <w:ind w:right="28"/>
        <w:rPr>
          <w:rFonts w:ascii="Arial" w:hAnsi="Arial" w:cs="Arial"/>
          <w:i/>
          <w:iCs/>
          <w:sz w:val="22"/>
          <w:szCs w:val="22"/>
        </w:rPr>
      </w:pPr>
    </w:p>
    <w:p w14:paraId="344C4D51" w14:textId="018E53F7" w:rsidR="004069E4" w:rsidRPr="00BB3A2C" w:rsidRDefault="004069E4" w:rsidP="00BB3A2C">
      <w:pPr>
        <w:spacing w:before="2" w:line="276" w:lineRule="auto"/>
        <w:ind w:right="28"/>
        <w:rPr>
          <w:rFonts w:ascii="Arial" w:hAnsi="Arial" w:cs="Arial"/>
          <w:i/>
          <w:iCs/>
          <w:sz w:val="22"/>
          <w:szCs w:val="22"/>
        </w:rPr>
      </w:pPr>
    </w:p>
    <w:p w14:paraId="6C78A1AE" w14:textId="05009EC5" w:rsidR="008948A4" w:rsidRPr="004325BD" w:rsidRDefault="00B4487E" w:rsidP="004325BD">
      <w:pPr>
        <w:pStyle w:val="ListParagraph"/>
        <w:spacing w:before="2" w:line="276" w:lineRule="auto"/>
        <w:ind w:left="567" w:right="28"/>
        <w:jc w:val="right"/>
        <w:rPr>
          <w:rFonts w:ascii="Arial" w:hAnsi="Arial" w:cs="Arial"/>
          <w:i/>
          <w:iCs/>
          <w:sz w:val="22"/>
          <w:szCs w:val="22"/>
        </w:rPr>
      </w:pPr>
      <w:r w:rsidRPr="00036189">
        <w:rPr>
          <w:rFonts w:ascii="Arial" w:hAnsi="Arial" w:cs="Arial"/>
          <w:i/>
          <w:iCs/>
          <w:sz w:val="22"/>
          <w:szCs w:val="22"/>
        </w:rPr>
        <w:t>Demikian...</w: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lastRenderedPageBreak/>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{tahun_anggaran}</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{ketua_timlak}</w:t>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{sekre_timlak}</w:t>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t>{anggota_timlak}</w:t>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{tahun_anggaran}</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t>{ketua_pokja}</w:t>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{sekre_pokja}</w:t>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F2586D"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719B8170"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1</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70C52E5C" w14:textId="55BA25D5"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F2586D" w:rsidRPr="00B506FD" w:rsidRDefault="00F2586D" w:rsidP="00F2586D">
            <w:pPr>
              <w:spacing w:before="160"/>
              <w:ind w:right="154"/>
              <w:jc w:val="center"/>
              <w:rPr>
                <w:rFonts w:ascii="Arial" w:hAnsi="Arial" w:cs="Arial"/>
                <w:sz w:val="22"/>
                <w:szCs w:val="22"/>
              </w:rPr>
            </w:pPr>
          </w:p>
        </w:tc>
      </w:tr>
      <w:tr w:rsidR="00F2586D"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1CA4E004"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2</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44B6A560" w14:textId="12801ABA"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F2586D" w:rsidRPr="00B506FD" w:rsidRDefault="00F2586D" w:rsidP="00F2586D">
            <w:pPr>
              <w:spacing w:before="160"/>
              <w:ind w:right="154"/>
              <w:rPr>
                <w:rFonts w:ascii="Arial" w:hAnsi="Arial" w:cs="Arial"/>
                <w:sz w:val="22"/>
                <w:szCs w:val="22"/>
              </w:rPr>
            </w:pPr>
          </w:p>
        </w:tc>
      </w:tr>
      <w:tr w:rsidR="00F2586D"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3F82B3BC" w:rsidR="00F2586D" w:rsidRPr="003922E2" w:rsidRDefault="00F2586D" w:rsidP="00F2586D">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Pr>
                <w:rFonts w:ascii="Arial" w:hAnsi="Arial" w:cs="Arial"/>
                <w:sz w:val="22"/>
                <w:szCs w:val="22"/>
                <w:lang w:val="en-US"/>
              </w:rPr>
              <w:t>3</w:t>
            </w:r>
            <w:r w:rsidRPr="005B5222">
              <w:rPr>
                <w:rFonts w:ascii="Arial" w:hAnsi="Arial" w:cs="Arial"/>
                <w:sz w:val="22"/>
                <w:szCs w:val="22"/>
              </w:rPr>
              <w:t>}</w:t>
            </w:r>
          </w:p>
        </w:tc>
        <w:tc>
          <w:tcPr>
            <w:tcW w:w="1070" w:type="pct"/>
            <w:tcBorders>
              <w:top w:val="single" w:sz="4" w:space="0" w:color="auto"/>
              <w:bottom w:val="single" w:sz="4" w:space="0" w:color="auto"/>
            </w:tcBorders>
            <w:vAlign w:val="center"/>
          </w:tcPr>
          <w:p w14:paraId="61BCB783" w14:textId="10639388"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F2586D" w:rsidRPr="00B506FD" w:rsidRDefault="00F2586D" w:rsidP="00F2586D">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t>{satuan_kerja</w:t>
      </w:r>
      <w:r w:rsidR="002F75E2">
        <w:rPr>
          <w:rFonts w:ascii="Arial" w:eastAsia="Arial" w:hAnsi="Arial" w:cs="Arial"/>
          <w:b/>
          <w:bCs/>
          <w:sz w:val="22"/>
          <w:szCs w:val="22"/>
        </w:rPr>
        <w:t>_upper</w:t>
      </w:r>
      <w:r w:rsidRPr="00BC3FB7">
        <w:rPr>
          <w:rFonts w:ascii="Arial" w:eastAsia="Arial" w:hAnsi="Arial" w:cs="Arial"/>
          <w:b/>
          <w:bCs/>
          <w:sz w:val="22"/>
          <w:szCs w:val="22"/>
          <w:lang w:val="ms-MY"/>
        </w:rPr>
        <w:t>}</w:t>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t>{nama_ppk}</w:t>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t>{ppk}</w:t>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footerReference w:type="default" r:id="rId19"/>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53C4E" w14:textId="77777777" w:rsidR="00BC5ADA" w:rsidRDefault="00BC5ADA" w:rsidP="00A07E78">
      <w:r>
        <w:separator/>
      </w:r>
    </w:p>
  </w:endnote>
  <w:endnote w:type="continuationSeparator" w:id="0">
    <w:p w14:paraId="64B28AB6" w14:textId="77777777" w:rsidR="00BC5ADA" w:rsidRDefault="00BC5ADA" w:rsidP="00A07E78">
      <w:r>
        <w:continuationSeparator/>
      </w:r>
    </w:p>
  </w:endnote>
  <w:endnote w:type="continuationNotice" w:id="1">
    <w:p w14:paraId="473D99D6" w14:textId="77777777" w:rsidR="00BC5ADA" w:rsidRDefault="00BC5A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panose1 w:val="020B0604020202020204"/>
    <w:charset w:val="00"/>
    <w:family w:val="auto"/>
    <w:pitch w:val="default"/>
  </w:font>
  <w:font w:name="Nova Mono">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9295" w14:textId="77777777" w:rsidR="00054733" w:rsidRDefault="00054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7F39E649" w:rsidR="00AC440B" w:rsidRDefault="00AC440B" w:rsidP="0053156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74782484" w:rsidR="00AC440B" w:rsidRDefault="00AC440B"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0E6A" w14:textId="77777777" w:rsidR="00FB333D" w:rsidRDefault="00FB333D" w:rsidP="0053156B">
    <w:pPr>
      <w:pStyle w:val="Footer"/>
      <w:jc w:val="center"/>
    </w:pPr>
    <w:r>
      <w:rPr>
        <w:noProof/>
      </w:rPr>
      <w:drawing>
        <wp:inline distT="0" distB="0" distL="0" distR="0" wp14:anchorId="7BEEE11B" wp14:editId="163EB888">
          <wp:extent cx="1076325" cy="783054"/>
          <wp:effectExtent l="0" t="0" r="0" b="0"/>
          <wp:docPr id="737487814"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1893" w14:textId="77777777" w:rsidR="00BC5ADA" w:rsidRDefault="00BC5ADA" w:rsidP="00A07E78">
      <w:r>
        <w:separator/>
      </w:r>
    </w:p>
  </w:footnote>
  <w:footnote w:type="continuationSeparator" w:id="0">
    <w:p w14:paraId="30847D4C" w14:textId="77777777" w:rsidR="00BC5ADA" w:rsidRDefault="00BC5ADA" w:rsidP="00A07E78">
      <w:r>
        <w:continuationSeparator/>
      </w:r>
    </w:p>
  </w:footnote>
  <w:footnote w:type="continuationNotice" w:id="1">
    <w:p w14:paraId="3518D4AB" w14:textId="77777777" w:rsidR="00BC5ADA" w:rsidRDefault="00BC5ADA"/>
  </w:footnote>
  <w:footnote w:id="2">
    <w:p w14:paraId="38234C0B" w14:textId="77777777" w:rsidR="00EE0386" w:rsidRPr="003E3E80" w:rsidRDefault="00EE0386" w:rsidP="00EE0386">
      <w:pPr>
        <w:ind w:left="360"/>
        <w:jc w:val="both"/>
        <w:rPr>
          <w:rFonts w:ascii="Basic" w:eastAsia="Basic" w:hAnsi="Basic" w:cs="Basic"/>
          <w:i/>
          <w:color w:val="000000"/>
        </w:rPr>
      </w:pPr>
      <w:r>
        <w:rPr>
          <w:vertAlign w:val="superscript"/>
        </w:rPr>
        <w:footnoteRef/>
      </w:r>
      <w:r>
        <w:t xml:space="preserve"> </w:t>
      </w:r>
      <w:r w:rsidRPr="003E3E80">
        <w:rPr>
          <w:rFonts w:ascii="Basic" w:eastAsia="Basic" w:hAnsi="Basic" w:cs="Basic"/>
          <w:i/>
          <w:color w:val="000000"/>
        </w:rPr>
        <w:t>Dalam hal tenaga ahli yang dinilai lebih dari 1 [satu] maka setiap tenaga ahli harus diberi bobot tenaga ahli:</w:t>
      </w:r>
    </w:p>
    <w:p w14:paraId="3D291218" w14:textId="77777777" w:rsidR="00EE0386" w:rsidRDefault="00EE0386" w:rsidP="00EE0386">
      <w:pPr>
        <w:numPr>
          <w:ilvl w:val="0"/>
          <w:numId w:val="6"/>
        </w:numPr>
        <w:ind w:left="1094" w:hanging="425"/>
        <w:jc w:val="both"/>
        <w:rPr>
          <w:rFonts w:ascii="Basic" w:eastAsia="Basic" w:hAnsi="Basic" w:cs="Basic"/>
          <w:i/>
          <w:color w:val="000000"/>
        </w:rPr>
      </w:pPr>
      <w:r w:rsidRPr="00224586">
        <w:rPr>
          <w:rFonts w:ascii="Basic" w:eastAsia="Basic" w:hAnsi="Basic" w:cs="Basic"/>
          <w:i/>
          <w:color w:val="000000"/>
        </w:rPr>
        <w:t>Team Leader,  diberi bobot =</w:t>
      </w:r>
      <w:r w:rsidRPr="00224586">
        <w:rPr>
          <w:rFonts w:ascii="Basic" w:eastAsia="Basic" w:hAnsi="Basic" w:cs="Basic"/>
          <w:color w:val="000000"/>
        </w:rPr>
        <w:t xml:space="preserve"> </w:t>
      </w:r>
      <w:r>
        <w:rPr>
          <w:rFonts w:ascii="Basic" w:eastAsia="Basic" w:hAnsi="Basic" w:cs="Basic"/>
          <w:i/>
          <w:color w:val="000000"/>
        </w:rPr>
        <w:t>21,00</w:t>
      </w:r>
      <w:r w:rsidRPr="00224586">
        <w:rPr>
          <w:rFonts w:ascii="Basic" w:eastAsia="Basic" w:hAnsi="Basic" w:cs="Basic"/>
          <w:i/>
          <w:color w:val="000000"/>
        </w:rPr>
        <w:t>%</w:t>
      </w:r>
    </w:p>
    <w:p w14:paraId="6BA80339"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Jalan Raya, diberi bobot = 12,0%</w:t>
      </w:r>
    </w:p>
    <w:p w14:paraId="2790A01D"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Jembatan, diberi bobot = 12,0%</w:t>
      </w:r>
    </w:p>
    <w:p w14:paraId="725B3C7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Geodesi, diberi bobot = 12,0%</w:t>
      </w:r>
    </w:p>
    <w:p w14:paraId="312CA450"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Geoteknik, diberi bobot = 13,0%</w:t>
      </w:r>
    </w:p>
    <w:p w14:paraId="18A8522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Drainase/Hidrolika, diberi bobot = 12,0%</w:t>
      </w:r>
    </w:p>
    <w:p w14:paraId="68654592"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K3 Konstruksi, diberi bobot = 7,0%</w:t>
      </w:r>
    </w:p>
    <w:p w14:paraId="1BBB5CC4" w14:textId="6330F649" w:rsidR="00216237" w:rsidRPr="00EE0386" w:rsidRDefault="00EE0386" w:rsidP="00EE0386">
      <w:pPr>
        <w:numPr>
          <w:ilvl w:val="0"/>
          <w:numId w:val="6"/>
        </w:numPr>
        <w:ind w:left="1094" w:hanging="425"/>
        <w:jc w:val="both"/>
        <w:rPr>
          <w:rFonts w:ascii="Basic" w:eastAsia="Basic" w:hAnsi="Basic" w:cs="Basic"/>
          <w:i/>
          <w:color w:val="000000"/>
        </w:rPr>
      </w:pPr>
      <w:r w:rsidRPr="00EE0386">
        <w:rPr>
          <w:rFonts w:ascii="Basic" w:eastAsia="Basic" w:hAnsi="Basic" w:cs="Basic"/>
          <w:i/>
          <w:color w:val="000000"/>
        </w:rPr>
        <w:t>Ahli Kuantitas dan Biaya = 12,0%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68150" w14:textId="77777777" w:rsidR="00054733" w:rsidRDefault="00054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EEA3" w14:textId="77777777" w:rsidR="00F72110" w:rsidRPr="00054733" w:rsidRDefault="00F72110" w:rsidP="00F72110">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054733">
      <w:rPr>
        <w:rFonts w:ascii="Arial" w:eastAsia="Calibri" w:hAnsi="Arial" w:cs="Arial"/>
        <w:noProof/>
        <w:sz w:val="36"/>
        <w:szCs w:val="36"/>
      </w:rPr>
      <w:drawing>
        <wp:anchor distT="0" distB="0" distL="114300" distR="114300" simplePos="0" relativeHeight="251659264" behindDoc="0" locked="0" layoutInCell="1" allowOverlap="1" wp14:anchorId="40DBD067" wp14:editId="4BD6DCA1">
          <wp:simplePos x="0" y="0"/>
          <wp:positionH relativeFrom="column">
            <wp:posOffset>-324221</wp:posOffset>
          </wp:positionH>
          <wp:positionV relativeFrom="paragraph">
            <wp:posOffset>6985</wp:posOffset>
          </wp:positionV>
          <wp:extent cx="835200" cy="835200"/>
          <wp:effectExtent l="0" t="0" r="3175" b="3175"/>
          <wp:wrapNone/>
          <wp:docPr id="2115472725" name="Picture 2115472725"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054733">
      <w:rPr>
        <w:rFonts w:ascii="Arial" w:eastAsia="Calibri" w:hAnsi="Arial" w:cs="Arial"/>
        <w:sz w:val="36"/>
        <w:szCs w:val="36"/>
      </w:rPr>
      <w:t>KEMENTERIAN PEKERJAAN UMUM</w:t>
    </w:r>
  </w:p>
  <w:p w14:paraId="541AB629" w14:textId="77777777" w:rsidR="00F72110" w:rsidRPr="001741FE" w:rsidRDefault="00F72110" w:rsidP="00F72110">
    <w:pPr>
      <w:keepNext/>
      <w:widowControl w:val="0"/>
      <w:autoSpaceDE w:val="0"/>
      <w:autoSpaceDN w:val="0"/>
      <w:ind w:left="851" w:right="-2"/>
      <w:jc w:val="center"/>
      <w:outlineLvl w:val="4"/>
      <w:rPr>
        <w:rFonts w:ascii="Arial" w:hAnsi="Arial" w:cs="Arial"/>
        <w:b/>
        <w:bCs/>
        <w:sz w:val="28"/>
        <w:szCs w:val="28"/>
      </w:rPr>
    </w:pPr>
    <w:r w:rsidRPr="00054733">
      <w:rPr>
        <w:rFonts w:ascii="Arial" w:hAnsi="Arial" w:cs="Arial"/>
        <w:sz w:val="24"/>
        <w:szCs w:val="24"/>
      </w:rPr>
      <w:t>DIREKTORAT JENDERAL BINA KONSTRUKSI</w:t>
    </w:r>
  </w:p>
  <w:p w14:paraId="1FCB1FA8" w14:textId="77777777" w:rsidR="00F72110" w:rsidRPr="001741FE" w:rsidRDefault="00F72110" w:rsidP="00F72110">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4E8A44ED" w14:textId="5A0663CE" w:rsidR="00F72110" w:rsidRPr="001741FE" w:rsidRDefault="00F72110" w:rsidP="00F72110">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290B0D">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29830A39" w14:textId="77777777" w:rsidR="00F72110" w:rsidRPr="001741FE" w:rsidRDefault="00F72110" w:rsidP="00F72110">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232BE32F" w14:textId="77777777" w:rsidR="00F72110" w:rsidRPr="007A7995" w:rsidRDefault="00F72110" w:rsidP="00F72110">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0CDAE4D5" wp14:editId="448978C6">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A75CA7"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65B73792" w14:textId="77777777" w:rsidR="00F72110" w:rsidRPr="00593914" w:rsidRDefault="00F72110" w:rsidP="00F72110">
    <w:pPr>
      <w:pStyle w:val="Header"/>
    </w:pPr>
  </w:p>
  <w:p w14:paraId="4B4C689E" w14:textId="333ABA3C" w:rsidR="00AC440B" w:rsidRPr="00F72110" w:rsidRDefault="00AC440B" w:rsidP="00F72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8503F0"/>
    <w:multiLevelType w:val="hybridMultilevel"/>
    <w:tmpl w:val="6F0E06B6"/>
    <w:lvl w:ilvl="0" w:tplc="38090019">
      <w:start w:val="1"/>
      <w:numFmt w:val="lowerLetter"/>
      <w:lvlText w:val="%1."/>
      <w:lvlJc w:val="left"/>
      <w:pPr>
        <w:ind w:left="1035" w:hanging="360"/>
      </w:pPr>
    </w:lvl>
    <w:lvl w:ilvl="1" w:tplc="38090019">
      <w:start w:val="1"/>
      <w:numFmt w:val="lowerLetter"/>
      <w:lvlText w:val="%2."/>
      <w:lvlJc w:val="left"/>
      <w:pPr>
        <w:ind w:left="1755" w:hanging="360"/>
      </w:pPr>
    </w:lvl>
    <w:lvl w:ilvl="2" w:tplc="3809001B">
      <w:start w:val="1"/>
      <w:numFmt w:val="lowerRoman"/>
      <w:lvlText w:val="%3."/>
      <w:lvlJc w:val="right"/>
      <w:pPr>
        <w:ind w:left="2475" w:hanging="180"/>
      </w:pPr>
    </w:lvl>
    <w:lvl w:ilvl="3" w:tplc="3809000F">
      <w:start w:val="1"/>
      <w:numFmt w:val="decimal"/>
      <w:lvlText w:val="%4."/>
      <w:lvlJc w:val="left"/>
      <w:pPr>
        <w:ind w:left="3195" w:hanging="360"/>
      </w:pPr>
    </w:lvl>
    <w:lvl w:ilvl="4" w:tplc="38090019">
      <w:start w:val="1"/>
      <w:numFmt w:val="lowerLetter"/>
      <w:lvlText w:val="%5."/>
      <w:lvlJc w:val="left"/>
      <w:pPr>
        <w:ind w:left="3915" w:hanging="360"/>
      </w:pPr>
    </w:lvl>
    <w:lvl w:ilvl="5" w:tplc="3809001B">
      <w:start w:val="1"/>
      <w:numFmt w:val="lowerRoman"/>
      <w:lvlText w:val="%6."/>
      <w:lvlJc w:val="right"/>
      <w:pPr>
        <w:ind w:left="4635" w:hanging="180"/>
      </w:pPr>
    </w:lvl>
    <w:lvl w:ilvl="6" w:tplc="3809000F">
      <w:start w:val="1"/>
      <w:numFmt w:val="decimal"/>
      <w:lvlText w:val="%7."/>
      <w:lvlJc w:val="left"/>
      <w:pPr>
        <w:ind w:left="5355" w:hanging="360"/>
      </w:pPr>
    </w:lvl>
    <w:lvl w:ilvl="7" w:tplc="38090019">
      <w:start w:val="1"/>
      <w:numFmt w:val="lowerLetter"/>
      <w:lvlText w:val="%8."/>
      <w:lvlJc w:val="left"/>
      <w:pPr>
        <w:ind w:left="6075" w:hanging="360"/>
      </w:pPr>
    </w:lvl>
    <w:lvl w:ilvl="8" w:tplc="3809001B">
      <w:start w:val="1"/>
      <w:numFmt w:val="lowerRoman"/>
      <w:lvlText w:val="%9."/>
      <w:lvlJc w:val="right"/>
      <w:pPr>
        <w:ind w:left="6795" w:hanging="180"/>
      </w:pPr>
    </w:lvl>
  </w:abstractNum>
  <w:abstractNum w:abstractNumId="2" w15:restartNumberingAfterBreak="0">
    <w:nsid w:val="01B5358F"/>
    <w:multiLevelType w:val="multilevel"/>
    <w:tmpl w:val="2AB82F22"/>
    <w:lvl w:ilvl="0">
      <w:start w:val="1"/>
      <w:numFmt w:val="decimal"/>
      <w:lvlText w:val="%1."/>
      <w:lvlJc w:val="left"/>
      <w:pPr>
        <w:ind w:left="720" w:hanging="360"/>
      </w:pPr>
      <w:rPr>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515C3"/>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 w15:restartNumberingAfterBreak="0">
    <w:nsid w:val="027F6879"/>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5" w15:restartNumberingAfterBreak="0">
    <w:nsid w:val="02BB01B5"/>
    <w:multiLevelType w:val="multilevel"/>
    <w:tmpl w:val="346686B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6" w15:restartNumberingAfterBreak="0">
    <w:nsid w:val="0ADF3D8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 w15:restartNumberingAfterBreak="0">
    <w:nsid w:val="0FAD05AE"/>
    <w:multiLevelType w:val="multilevel"/>
    <w:tmpl w:val="283249F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C55DD2"/>
    <w:multiLevelType w:val="multilevel"/>
    <w:tmpl w:val="08B8BA9E"/>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AB2E27"/>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1" w15:restartNumberingAfterBreak="0">
    <w:nsid w:val="1D672C08"/>
    <w:multiLevelType w:val="multilevel"/>
    <w:tmpl w:val="CB3C3106"/>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02206"/>
    <w:multiLevelType w:val="multilevel"/>
    <w:tmpl w:val="F4F4C438"/>
    <w:lvl w:ilvl="0">
      <w:start w:val="1"/>
      <w:numFmt w:val="decimal"/>
      <w:lvlText w:val="%1)"/>
      <w:lvlJc w:val="left"/>
      <w:pPr>
        <w:ind w:left="2340" w:hanging="360"/>
      </w:pPr>
    </w:lvl>
    <w:lvl w:ilvl="1">
      <w:start w:val="1"/>
      <w:numFmt w:val="lowerLetter"/>
      <w:lvlText w:val="%2."/>
      <w:lvlJc w:val="left"/>
      <w:pPr>
        <w:ind w:left="699" w:hanging="357"/>
      </w:pPr>
      <w:rPr>
        <w:b w:val="0"/>
        <w:bCs/>
      </w:r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13" w15:restartNumberingAfterBreak="0">
    <w:nsid w:val="27202B6D"/>
    <w:multiLevelType w:val="multilevel"/>
    <w:tmpl w:val="68E81488"/>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 w15:restartNumberingAfterBreak="0">
    <w:nsid w:val="288B18B8"/>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7" w15:restartNumberingAfterBreak="0">
    <w:nsid w:val="2D164FED"/>
    <w:multiLevelType w:val="multilevel"/>
    <w:tmpl w:val="65A84CAE"/>
    <w:lvl w:ilvl="0">
      <w:start w:val="1"/>
      <w:numFmt w:val="decimal"/>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4D3BC7"/>
    <w:multiLevelType w:val="multilevel"/>
    <w:tmpl w:val="E2C43EDE"/>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121FC9"/>
    <w:multiLevelType w:val="multilevel"/>
    <w:tmpl w:val="12C0BAF8"/>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0" w15:restartNumberingAfterBreak="0">
    <w:nsid w:val="342656B7"/>
    <w:multiLevelType w:val="multilevel"/>
    <w:tmpl w:val="016E46F2"/>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26D91"/>
    <w:multiLevelType w:val="multilevel"/>
    <w:tmpl w:val="B2DC1E6C"/>
    <w:lvl w:ilvl="0">
      <w:start w:val="1"/>
      <w:numFmt w:val="decimal"/>
      <w:lvlText w:val="%1)"/>
      <w:lvlJc w:val="left"/>
      <w:pPr>
        <w:ind w:left="3081"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73127"/>
    <w:multiLevelType w:val="hybridMultilevel"/>
    <w:tmpl w:val="0BA035A0"/>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594F9A"/>
    <w:multiLevelType w:val="multilevel"/>
    <w:tmpl w:val="F5045DEC"/>
    <w:lvl w:ilvl="0">
      <w:start w:val="1"/>
      <w:numFmt w:val="decimal"/>
      <w:lvlText w:val="%1)"/>
      <w:lvlJc w:val="left"/>
      <w:pPr>
        <w:ind w:left="3081" w:hanging="360"/>
      </w:pPr>
      <w:rPr>
        <w:rFonts w:ascii="Gentium Basic" w:eastAsia="Gentium Basic" w:hAnsi="Gentium Basic" w:cs="Gentium Basic"/>
        <w: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0275806"/>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5" w15:restartNumberingAfterBreak="0">
    <w:nsid w:val="449F4A71"/>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6" w15:restartNumberingAfterBreak="0">
    <w:nsid w:val="44C63106"/>
    <w:multiLevelType w:val="multilevel"/>
    <w:tmpl w:val="0096FAA2"/>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7" w15:restartNumberingAfterBreak="0">
    <w:nsid w:val="46DA4D52"/>
    <w:multiLevelType w:val="multilevel"/>
    <w:tmpl w:val="F57ADDEC"/>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8" w15:restartNumberingAfterBreak="0">
    <w:nsid w:val="49E34604"/>
    <w:multiLevelType w:val="multilevel"/>
    <w:tmpl w:val="A52AB0CC"/>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9" w15:restartNumberingAfterBreak="0">
    <w:nsid w:val="4A172AE0"/>
    <w:multiLevelType w:val="hybridMultilevel"/>
    <w:tmpl w:val="74BE422E"/>
    <w:lvl w:ilvl="0" w:tplc="04090017">
      <w:start w:val="1"/>
      <w:numFmt w:val="lowerLetter"/>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30" w15:restartNumberingAfterBreak="0">
    <w:nsid w:val="4C565496"/>
    <w:multiLevelType w:val="multilevel"/>
    <w:tmpl w:val="674EAA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D23605"/>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DA739F"/>
    <w:multiLevelType w:val="multilevel"/>
    <w:tmpl w:val="C32CF3CA"/>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4" w15:restartNumberingAfterBreak="0">
    <w:nsid w:val="5C3C36F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5" w15:restartNumberingAfterBreak="0">
    <w:nsid w:val="5E942195"/>
    <w:multiLevelType w:val="multilevel"/>
    <w:tmpl w:val="65341C56"/>
    <w:lvl w:ilvl="0">
      <w:start w:val="1"/>
      <w:numFmt w:val="decimal"/>
      <w:lvlText w:val="%1)"/>
      <w:lvlJc w:val="left"/>
      <w:pPr>
        <w:ind w:left="2340" w:hanging="360"/>
      </w:pPr>
    </w:lvl>
    <w:lvl w:ilvl="1">
      <w:start w:val="1"/>
      <w:numFmt w:val="lowerLetter"/>
      <w:lvlText w:val="%2."/>
      <w:lvlJc w:val="left"/>
      <w:pPr>
        <w:ind w:left="699" w:hanging="357"/>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6"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7" w15:restartNumberingAfterBreak="0">
    <w:nsid w:val="636444D6"/>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8" w15:restartNumberingAfterBreak="0">
    <w:nsid w:val="65500280"/>
    <w:multiLevelType w:val="multilevel"/>
    <w:tmpl w:val="0C9E8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DC6025"/>
    <w:multiLevelType w:val="multilevel"/>
    <w:tmpl w:val="AF028668"/>
    <w:lvl w:ilvl="0">
      <w:start w:val="1"/>
      <w:numFmt w:val="decimal"/>
      <w:lvlText w:val="%1."/>
      <w:lvlJc w:val="left"/>
      <w:pPr>
        <w:ind w:left="720" w:hanging="360"/>
      </w:pPr>
      <w:rPr>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0B695B"/>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1" w15:restartNumberingAfterBreak="0">
    <w:nsid w:val="6F6C5E99"/>
    <w:multiLevelType w:val="multilevel"/>
    <w:tmpl w:val="C0503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25C0C65"/>
    <w:multiLevelType w:val="multilevel"/>
    <w:tmpl w:val="7984611C"/>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E73695"/>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4" w15:restartNumberingAfterBreak="0">
    <w:nsid w:val="75CA1062"/>
    <w:multiLevelType w:val="multilevel"/>
    <w:tmpl w:val="817A8496"/>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5" w15:restartNumberingAfterBreak="0">
    <w:nsid w:val="76712DCA"/>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num w:numId="1" w16cid:durableId="1816340002">
    <w:abstractNumId w:val="15"/>
  </w:num>
  <w:num w:numId="2" w16cid:durableId="583420177">
    <w:abstractNumId w:val="33"/>
  </w:num>
  <w:num w:numId="3" w16cid:durableId="163016662">
    <w:abstractNumId w:val="36"/>
  </w:num>
  <w:num w:numId="4" w16cid:durableId="968438413">
    <w:abstractNumId w:val="0"/>
  </w:num>
  <w:num w:numId="5" w16cid:durableId="73746812">
    <w:abstractNumId w:val="29"/>
  </w:num>
  <w:num w:numId="6" w16cid:durableId="406466097">
    <w:abstractNumId w:val="21"/>
  </w:num>
  <w:num w:numId="7" w16cid:durableId="681711593">
    <w:abstractNumId w:val="18"/>
  </w:num>
  <w:num w:numId="8" w16cid:durableId="643044730">
    <w:abstractNumId w:val="25"/>
  </w:num>
  <w:num w:numId="9" w16cid:durableId="160583715">
    <w:abstractNumId w:val="12"/>
  </w:num>
  <w:num w:numId="10" w16cid:durableId="1788112200">
    <w:abstractNumId w:val="24"/>
  </w:num>
  <w:num w:numId="11" w16cid:durableId="733242478">
    <w:abstractNumId w:val="22"/>
  </w:num>
  <w:num w:numId="12" w16cid:durableId="1275362124">
    <w:abstractNumId w:val="32"/>
  </w:num>
  <w:num w:numId="13" w16cid:durableId="1909923105">
    <w:abstractNumId w:val="35"/>
  </w:num>
  <w:num w:numId="14" w16cid:durableId="1903984054">
    <w:abstractNumId w:val="17"/>
  </w:num>
  <w:num w:numId="15" w16cid:durableId="345597814">
    <w:abstractNumId w:val="39"/>
  </w:num>
  <w:num w:numId="16" w16cid:durableId="1608810492">
    <w:abstractNumId w:val="2"/>
  </w:num>
  <w:num w:numId="17" w16cid:durableId="437798392">
    <w:abstractNumId w:val="7"/>
  </w:num>
  <w:num w:numId="18" w16cid:durableId="1747609155">
    <w:abstractNumId w:val="41"/>
  </w:num>
  <w:num w:numId="19" w16cid:durableId="1739595489">
    <w:abstractNumId w:val="30"/>
  </w:num>
  <w:num w:numId="20" w16cid:durableId="322319270">
    <w:abstractNumId w:val="9"/>
  </w:num>
  <w:num w:numId="21" w16cid:durableId="1962027627">
    <w:abstractNumId w:val="16"/>
  </w:num>
  <w:num w:numId="22" w16cid:durableId="165695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052110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32469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285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76870183">
    <w:abstractNumId w:val="4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5691975">
    <w:abstractNumId w:val="2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4311923">
    <w:abstractNumId w:val="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913432">
    <w:abstractNumId w:val="1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9581910">
    <w:abstractNumId w:val="4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2119433">
    <w:abstractNumId w:val="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89842135">
    <w:abstractNumId w:val="1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8536755">
    <w:abstractNumId w:val="45"/>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4678182">
    <w:abstractNumId w:val="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4015265">
    <w:abstractNumId w:val="3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5923107">
    <w:abstractNumId w:val="4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19815392">
    <w:abstractNumId w:val="3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79504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4839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416238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20809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6486964">
    <w:abstractNumId w:val="1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571908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1834826">
    <w:abstractNumId w:val="2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47148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6806152">
    <w:abstractNumId w:val="2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ga Pratama">
    <w15:presenceInfo w15:providerId="None" w15:userId="Angga Prat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733"/>
    <w:rsid w:val="00054B21"/>
    <w:rsid w:val="00055A36"/>
    <w:rsid w:val="000566F2"/>
    <w:rsid w:val="000567F1"/>
    <w:rsid w:val="000579E7"/>
    <w:rsid w:val="00062A03"/>
    <w:rsid w:val="000631DE"/>
    <w:rsid w:val="00063CAE"/>
    <w:rsid w:val="00064904"/>
    <w:rsid w:val="000649E2"/>
    <w:rsid w:val="00066E5D"/>
    <w:rsid w:val="00067835"/>
    <w:rsid w:val="00070689"/>
    <w:rsid w:val="000716B9"/>
    <w:rsid w:val="00072722"/>
    <w:rsid w:val="00073594"/>
    <w:rsid w:val="00074CEC"/>
    <w:rsid w:val="000810E9"/>
    <w:rsid w:val="00085B1D"/>
    <w:rsid w:val="00085C4C"/>
    <w:rsid w:val="000903F9"/>
    <w:rsid w:val="00090A62"/>
    <w:rsid w:val="0009129F"/>
    <w:rsid w:val="00091A11"/>
    <w:rsid w:val="00093D43"/>
    <w:rsid w:val="00094CE7"/>
    <w:rsid w:val="00095E04"/>
    <w:rsid w:val="000963F5"/>
    <w:rsid w:val="000A290C"/>
    <w:rsid w:val="000A350B"/>
    <w:rsid w:val="000A392E"/>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40A2"/>
    <w:rsid w:val="000E5894"/>
    <w:rsid w:val="000E6501"/>
    <w:rsid w:val="000E6B4B"/>
    <w:rsid w:val="000E728B"/>
    <w:rsid w:val="000E72C1"/>
    <w:rsid w:val="000E7544"/>
    <w:rsid w:val="000F05A3"/>
    <w:rsid w:val="000F1369"/>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3FA2"/>
    <w:rsid w:val="001761C8"/>
    <w:rsid w:val="00176241"/>
    <w:rsid w:val="00177594"/>
    <w:rsid w:val="00181168"/>
    <w:rsid w:val="00182292"/>
    <w:rsid w:val="0018248B"/>
    <w:rsid w:val="00182EFE"/>
    <w:rsid w:val="001876C1"/>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037E"/>
    <w:rsid w:val="001E2900"/>
    <w:rsid w:val="001E7940"/>
    <w:rsid w:val="001F1391"/>
    <w:rsid w:val="001F1CE3"/>
    <w:rsid w:val="001F75D2"/>
    <w:rsid w:val="00201411"/>
    <w:rsid w:val="0020223D"/>
    <w:rsid w:val="002022ED"/>
    <w:rsid w:val="00204753"/>
    <w:rsid w:val="00204970"/>
    <w:rsid w:val="00205A4A"/>
    <w:rsid w:val="00211035"/>
    <w:rsid w:val="00211DFF"/>
    <w:rsid w:val="0021217B"/>
    <w:rsid w:val="00212BEA"/>
    <w:rsid w:val="00213745"/>
    <w:rsid w:val="00216237"/>
    <w:rsid w:val="002165A7"/>
    <w:rsid w:val="00216F73"/>
    <w:rsid w:val="00220073"/>
    <w:rsid w:val="0022279A"/>
    <w:rsid w:val="0022291E"/>
    <w:rsid w:val="00222B59"/>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2F5"/>
    <w:rsid w:val="00276DB7"/>
    <w:rsid w:val="00277271"/>
    <w:rsid w:val="002803DA"/>
    <w:rsid w:val="0028057B"/>
    <w:rsid w:val="00281AC9"/>
    <w:rsid w:val="00283701"/>
    <w:rsid w:val="00285ACC"/>
    <w:rsid w:val="00287187"/>
    <w:rsid w:val="002876D9"/>
    <w:rsid w:val="00290B0D"/>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B9E"/>
    <w:rsid w:val="002F75E2"/>
    <w:rsid w:val="0030169D"/>
    <w:rsid w:val="003032B4"/>
    <w:rsid w:val="003043CE"/>
    <w:rsid w:val="00304B5F"/>
    <w:rsid w:val="00305CBC"/>
    <w:rsid w:val="00313422"/>
    <w:rsid w:val="00313DBB"/>
    <w:rsid w:val="00313F69"/>
    <w:rsid w:val="00320A79"/>
    <w:rsid w:val="0033016B"/>
    <w:rsid w:val="00333B65"/>
    <w:rsid w:val="00333FA9"/>
    <w:rsid w:val="00340285"/>
    <w:rsid w:val="00340A9F"/>
    <w:rsid w:val="00340F70"/>
    <w:rsid w:val="003412B6"/>
    <w:rsid w:val="00345212"/>
    <w:rsid w:val="0034589D"/>
    <w:rsid w:val="00347846"/>
    <w:rsid w:val="00350201"/>
    <w:rsid w:val="003524EE"/>
    <w:rsid w:val="00354DBB"/>
    <w:rsid w:val="00356DC1"/>
    <w:rsid w:val="0035705B"/>
    <w:rsid w:val="00361F81"/>
    <w:rsid w:val="0036207E"/>
    <w:rsid w:val="00365EB3"/>
    <w:rsid w:val="0036736B"/>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7DA9"/>
    <w:rsid w:val="004D067C"/>
    <w:rsid w:val="004D1D24"/>
    <w:rsid w:val="004D200B"/>
    <w:rsid w:val="004D26B2"/>
    <w:rsid w:val="004D36FE"/>
    <w:rsid w:val="004D4A48"/>
    <w:rsid w:val="004E0F02"/>
    <w:rsid w:val="004E1E98"/>
    <w:rsid w:val="004E21F1"/>
    <w:rsid w:val="004E49F4"/>
    <w:rsid w:val="004E4DBA"/>
    <w:rsid w:val="004E67DD"/>
    <w:rsid w:val="004E6BF5"/>
    <w:rsid w:val="004E712A"/>
    <w:rsid w:val="004E73DF"/>
    <w:rsid w:val="004E73EF"/>
    <w:rsid w:val="004F3211"/>
    <w:rsid w:val="004F33EE"/>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67FB"/>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216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43F3"/>
    <w:rsid w:val="006B6F4F"/>
    <w:rsid w:val="006B7692"/>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A0035"/>
    <w:rsid w:val="007A2245"/>
    <w:rsid w:val="007A29A6"/>
    <w:rsid w:val="007A5CED"/>
    <w:rsid w:val="007A7303"/>
    <w:rsid w:val="007A7D68"/>
    <w:rsid w:val="007B0C78"/>
    <w:rsid w:val="007B6EA8"/>
    <w:rsid w:val="007B7236"/>
    <w:rsid w:val="007C1C1B"/>
    <w:rsid w:val="007C223A"/>
    <w:rsid w:val="007C2882"/>
    <w:rsid w:val="007C29C4"/>
    <w:rsid w:val="007C30EF"/>
    <w:rsid w:val="007C496A"/>
    <w:rsid w:val="007C5105"/>
    <w:rsid w:val="007C5BF2"/>
    <w:rsid w:val="007C79BD"/>
    <w:rsid w:val="007D1DF0"/>
    <w:rsid w:val="007D462E"/>
    <w:rsid w:val="007D4A88"/>
    <w:rsid w:val="007D5E56"/>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516B8"/>
    <w:rsid w:val="00852951"/>
    <w:rsid w:val="00854C14"/>
    <w:rsid w:val="00854C2B"/>
    <w:rsid w:val="0085510A"/>
    <w:rsid w:val="00855C7A"/>
    <w:rsid w:val="0086030A"/>
    <w:rsid w:val="008608F5"/>
    <w:rsid w:val="0086264B"/>
    <w:rsid w:val="00865A97"/>
    <w:rsid w:val="00865D2D"/>
    <w:rsid w:val="00865E49"/>
    <w:rsid w:val="00866311"/>
    <w:rsid w:val="00871305"/>
    <w:rsid w:val="00871EAB"/>
    <w:rsid w:val="0087207C"/>
    <w:rsid w:val="00872AB0"/>
    <w:rsid w:val="00873F00"/>
    <w:rsid w:val="00875261"/>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3D2A"/>
    <w:rsid w:val="00943F12"/>
    <w:rsid w:val="009453EF"/>
    <w:rsid w:val="00945B86"/>
    <w:rsid w:val="009529F3"/>
    <w:rsid w:val="00956FCA"/>
    <w:rsid w:val="00957DFD"/>
    <w:rsid w:val="00960554"/>
    <w:rsid w:val="0096135E"/>
    <w:rsid w:val="00963BC5"/>
    <w:rsid w:val="00963E90"/>
    <w:rsid w:val="009666C6"/>
    <w:rsid w:val="00967084"/>
    <w:rsid w:val="00970BD5"/>
    <w:rsid w:val="00972B70"/>
    <w:rsid w:val="00974EA0"/>
    <w:rsid w:val="009752EC"/>
    <w:rsid w:val="00975BE0"/>
    <w:rsid w:val="009762D1"/>
    <w:rsid w:val="00980BFC"/>
    <w:rsid w:val="0098241A"/>
    <w:rsid w:val="0098329D"/>
    <w:rsid w:val="00984277"/>
    <w:rsid w:val="009854D0"/>
    <w:rsid w:val="0099021B"/>
    <w:rsid w:val="00992778"/>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C67E9"/>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7011B"/>
    <w:rsid w:val="00A727BB"/>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D26"/>
    <w:rsid w:val="00AC1474"/>
    <w:rsid w:val="00AC27E4"/>
    <w:rsid w:val="00AC2898"/>
    <w:rsid w:val="00AC372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28D0"/>
    <w:rsid w:val="00B13596"/>
    <w:rsid w:val="00B14646"/>
    <w:rsid w:val="00B156BD"/>
    <w:rsid w:val="00B15AC8"/>
    <w:rsid w:val="00B17BFB"/>
    <w:rsid w:val="00B2037A"/>
    <w:rsid w:val="00B220BC"/>
    <w:rsid w:val="00B26864"/>
    <w:rsid w:val="00B34333"/>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B3A2C"/>
    <w:rsid w:val="00BB3FF9"/>
    <w:rsid w:val="00BB582D"/>
    <w:rsid w:val="00BB7D83"/>
    <w:rsid w:val="00BC0DC3"/>
    <w:rsid w:val="00BC1E2E"/>
    <w:rsid w:val="00BC3227"/>
    <w:rsid w:val="00BC3FB7"/>
    <w:rsid w:val="00BC5ADA"/>
    <w:rsid w:val="00BC767F"/>
    <w:rsid w:val="00BD09EE"/>
    <w:rsid w:val="00BD42E9"/>
    <w:rsid w:val="00BD5319"/>
    <w:rsid w:val="00BD55FB"/>
    <w:rsid w:val="00BD5AC8"/>
    <w:rsid w:val="00BD5E3D"/>
    <w:rsid w:val="00BD5E68"/>
    <w:rsid w:val="00BD6589"/>
    <w:rsid w:val="00BD6DBE"/>
    <w:rsid w:val="00BD73D6"/>
    <w:rsid w:val="00BD7955"/>
    <w:rsid w:val="00BE0B69"/>
    <w:rsid w:val="00BE0FBB"/>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25989"/>
    <w:rsid w:val="00C31F73"/>
    <w:rsid w:val="00C32923"/>
    <w:rsid w:val="00C36202"/>
    <w:rsid w:val="00C363B2"/>
    <w:rsid w:val="00C37E53"/>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69D4"/>
    <w:rsid w:val="00CC6ECD"/>
    <w:rsid w:val="00CD0865"/>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ACE"/>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4DCF"/>
    <w:rsid w:val="00D85FCC"/>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A3B"/>
    <w:rsid w:val="00E20EA3"/>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ADD"/>
    <w:rsid w:val="00EC1D50"/>
    <w:rsid w:val="00EC4206"/>
    <w:rsid w:val="00ED087B"/>
    <w:rsid w:val="00ED140A"/>
    <w:rsid w:val="00ED1A47"/>
    <w:rsid w:val="00ED2DAF"/>
    <w:rsid w:val="00ED7E38"/>
    <w:rsid w:val="00EE0386"/>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6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333D"/>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20</Pages>
  <Words>3253</Words>
  <Characters>18547</Characters>
  <Application>Microsoft Office Word</Application>
  <DocSecurity>0</DocSecurity>
  <Lines>154</Lines>
  <Paragraphs>43</Paragraphs>
  <ScaleCrop>false</ScaleCrop>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240</cp:revision>
  <cp:lastPrinted>2025-05-23T02:05:00Z</cp:lastPrinted>
  <dcterms:created xsi:type="dcterms:W3CDTF">2025-04-22T09:30:00Z</dcterms:created>
  <dcterms:modified xsi:type="dcterms:W3CDTF">2026-03-09T03:01:00Z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