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078C" w14:textId="77777777" w:rsidR="005F448E" w:rsidRDefault="7EE60B70" w:rsidP="00F8148A">
      <w:pPr>
        <w:spacing w:before="32" w:line="276" w:lineRule="auto"/>
        <w:ind w:right="28"/>
        <w:jc w:val="center"/>
        <w:rPr>
          <w:rFonts w:ascii="Arial" w:eastAsia="Arial" w:hAnsi="Arial" w:cs="Arial"/>
          <w:b/>
          <w:bCs/>
          <w:sz w:val="22"/>
          <w:szCs w:val="22"/>
        </w:rPr>
      </w:pPr>
      <w:r w:rsidRPr="00B506FD">
        <w:rPr>
          <w:rFonts w:ascii="Arial" w:eastAsia="Arial" w:hAnsi="Arial" w:cs="Arial"/>
          <w:b/>
          <w:bCs/>
          <w:spacing w:val="1"/>
          <w:sz w:val="22"/>
          <w:szCs w:val="22"/>
        </w:rPr>
        <w:t>B</w:t>
      </w:r>
      <w:r w:rsidRPr="00B506FD">
        <w:rPr>
          <w:rFonts w:ascii="Arial" w:eastAsia="Arial" w:hAnsi="Arial" w:cs="Arial"/>
          <w:b/>
          <w:bCs/>
          <w:spacing w:val="-2"/>
          <w:sz w:val="22"/>
          <w:szCs w:val="22"/>
        </w:rPr>
        <w:t>E</w:t>
      </w:r>
      <w:r w:rsidRPr="00B506FD">
        <w:rPr>
          <w:rFonts w:ascii="Arial" w:eastAsia="Arial" w:hAnsi="Arial" w:cs="Arial"/>
          <w:b/>
          <w:bCs/>
          <w:spacing w:val="1"/>
          <w:sz w:val="22"/>
          <w:szCs w:val="22"/>
        </w:rPr>
        <w:t>R</w:t>
      </w:r>
      <w:r w:rsidRPr="00B506FD">
        <w:rPr>
          <w:rFonts w:ascii="Arial" w:eastAsia="Arial" w:hAnsi="Arial" w:cs="Arial"/>
          <w:b/>
          <w:bCs/>
          <w:spacing w:val="-1"/>
          <w:sz w:val="22"/>
          <w:szCs w:val="22"/>
        </w:rPr>
        <w:t>I</w:t>
      </w:r>
      <w:r w:rsidRPr="00B506FD">
        <w:rPr>
          <w:rFonts w:ascii="Arial" w:eastAsia="Arial" w:hAnsi="Arial" w:cs="Arial"/>
          <w:b/>
          <w:bCs/>
          <w:spacing w:val="5"/>
          <w:sz w:val="22"/>
          <w:szCs w:val="22"/>
        </w:rPr>
        <w:t>T</w:t>
      </w:r>
      <w:r w:rsidRPr="00B506FD">
        <w:rPr>
          <w:rFonts w:ascii="Arial" w:eastAsia="Arial" w:hAnsi="Arial" w:cs="Arial"/>
          <w:b/>
          <w:bCs/>
          <w:sz w:val="22"/>
          <w:szCs w:val="22"/>
        </w:rPr>
        <w:t xml:space="preserve">A </w:t>
      </w:r>
      <w:r w:rsidRPr="00B506FD">
        <w:rPr>
          <w:rFonts w:ascii="Arial" w:eastAsia="Arial" w:hAnsi="Arial" w:cs="Arial"/>
          <w:b/>
          <w:bCs/>
          <w:spacing w:val="1"/>
          <w:sz w:val="22"/>
          <w:szCs w:val="22"/>
        </w:rPr>
        <w:t>A</w:t>
      </w:r>
      <w:r w:rsidRPr="00B506FD">
        <w:rPr>
          <w:rFonts w:ascii="Arial" w:eastAsia="Arial" w:hAnsi="Arial" w:cs="Arial"/>
          <w:b/>
          <w:bCs/>
          <w:spacing w:val="-4"/>
          <w:sz w:val="22"/>
          <w:szCs w:val="22"/>
        </w:rPr>
        <w:t>C</w:t>
      </w:r>
      <w:r w:rsidRPr="00B506FD">
        <w:rPr>
          <w:rFonts w:ascii="Arial" w:eastAsia="Arial" w:hAnsi="Arial" w:cs="Arial"/>
          <w:b/>
          <w:bCs/>
          <w:spacing w:val="1"/>
          <w:sz w:val="22"/>
          <w:szCs w:val="22"/>
        </w:rPr>
        <w:t>AR</w:t>
      </w:r>
      <w:r w:rsidRPr="00B506FD">
        <w:rPr>
          <w:rFonts w:ascii="Arial" w:eastAsia="Arial" w:hAnsi="Arial" w:cs="Arial"/>
          <w:b/>
          <w:bCs/>
          <w:sz w:val="22"/>
          <w:szCs w:val="22"/>
        </w:rPr>
        <w:t>A</w:t>
      </w:r>
    </w:p>
    <w:p w14:paraId="50AEC1D5" w14:textId="605ED76D" w:rsidR="00924301" w:rsidRPr="00B506FD" w:rsidRDefault="3FF3175E" w:rsidP="00F8148A">
      <w:pPr>
        <w:spacing w:before="32" w:line="276" w:lineRule="auto"/>
        <w:ind w:right="28"/>
        <w:jc w:val="center"/>
        <w:rPr>
          <w:rFonts w:ascii="Arial" w:eastAsia="Arial" w:hAnsi="Arial" w:cs="Arial"/>
          <w:b/>
          <w:bCs/>
          <w:spacing w:val="2"/>
          <w:sz w:val="22"/>
          <w:szCs w:val="22"/>
        </w:rPr>
      </w:pPr>
      <w:r w:rsidRPr="00B506FD">
        <w:rPr>
          <w:rFonts w:ascii="Arial" w:eastAsia="Arial" w:hAnsi="Arial" w:cs="Arial"/>
          <w:b/>
          <w:bCs/>
          <w:spacing w:val="-2"/>
          <w:sz w:val="22"/>
          <w:szCs w:val="22"/>
        </w:rPr>
        <w:t>HASIL REVIU</w:t>
      </w:r>
      <w:r w:rsidR="005F448E">
        <w:rPr>
          <w:rFonts w:ascii="Arial" w:eastAsia="Arial" w:hAnsi="Arial" w:cs="Arial"/>
          <w:b/>
          <w:bCs/>
          <w:spacing w:val="-2"/>
          <w:sz w:val="22"/>
          <w:szCs w:val="22"/>
        </w:rPr>
        <w:t xml:space="preserve"> </w:t>
      </w:r>
      <w:r w:rsidR="58831E34" w:rsidRPr="00B506FD">
        <w:rPr>
          <w:rFonts w:ascii="Arial" w:eastAsia="Arial" w:hAnsi="Arial" w:cs="Arial"/>
          <w:b/>
          <w:bCs/>
          <w:spacing w:val="-2"/>
          <w:sz w:val="22"/>
          <w:szCs w:val="22"/>
        </w:rPr>
        <w:t xml:space="preserve">DOKUMEN </w:t>
      </w:r>
      <w:r w:rsidR="00B84683">
        <w:rPr>
          <w:rFonts w:ascii="Arial" w:eastAsia="Arial" w:hAnsi="Arial" w:cs="Arial"/>
          <w:b/>
          <w:bCs/>
          <w:spacing w:val="-2"/>
          <w:sz w:val="22"/>
          <w:szCs w:val="22"/>
        </w:rPr>
        <w:t>SELEKSI</w:t>
      </w:r>
    </w:p>
    <w:p w14:paraId="5B4EF672" w14:textId="392D58F7" w:rsidR="00924301" w:rsidRPr="00B506FD" w:rsidRDefault="7EE60B70" w:rsidP="00F8148A">
      <w:pPr>
        <w:spacing w:line="276" w:lineRule="auto"/>
        <w:ind w:right="28"/>
        <w:jc w:val="center"/>
        <w:rPr>
          <w:rFonts w:ascii="Arial" w:eastAsia="Arial" w:hAnsi="Arial" w:cs="Arial"/>
          <w:spacing w:val="-3"/>
          <w:sz w:val="22"/>
          <w:szCs w:val="22"/>
        </w:rPr>
      </w:pPr>
      <w:r w:rsidRPr="00C82354">
        <w:rPr>
          <w:rFonts w:ascii="Arial" w:eastAsia="Arial" w:hAnsi="Arial" w:cs="Arial"/>
          <w:spacing w:val="1"/>
          <w:sz w:val="22"/>
          <w:szCs w:val="22"/>
        </w:rPr>
        <w:t>N</w:t>
      </w:r>
      <w:r w:rsidRPr="00C82354">
        <w:rPr>
          <w:rFonts w:ascii="Arial" w:eastAsia="Arial" w:hAnsi="Arial" w:cs="Arial"/>
          <w:spacing w:val="2"/>
          <w:sz w:val="22"/>
          <w:szCs w:val="22"/>
        </w:rPr>
        <w:t>o</w:t>
      </w:r>
      <w:r w:rsidRPr="00C82354">
        <w:rPr>
          <w:rFonts w:ascii="Arial" w:eastAsia="Arial" w:hAnsi="Arial" w:cs="Arial"/>
          <w:spacing w:val="-3"/>
          <w:sz w:val="22"/>
          <w:szCs w:val="22"/>
        </w:rPr>
        <w:t>m</w:t>
      </w:r>
      <w:r w:rsidRPr="00C82354">
        <w:rPr>
          <w:rFonts w:ascii="Arial" w:eastAsia="Arial" w:hAnsi="Arial" w:cs="Arial"/>
          <w:spacing w:val="2"/>
          <w:sz w:val="22"/>
          <w:szCs w:val="22"/>
        </w:rPr>
        <w:t>or</w:t>
      </w:r>
      <w:r w:rsidR="7DAD2663" w:rsidRPr="00C82354">
        <w:rPr>
          <w:rFonts w:ascii="Arial" w:eastAsia="Arial" w:hAnsi="Arial" w:cs="Arial"/>
          <w:spacing w:val="2"/>
          <w:sz w:val="22"/>
          <w:szCs w:val="22"/>
        </w:rPr>
        <w:t xml:space="preserve"> </w:t>
      </w:r>
      <w:r w:rsidRPr="00C82354">
        <w:rPr>
          <w:rFonts w:ascii="Arial" w:eastAsia="Arial" w:hAnsi="Arial" w:cs="Arial"/>
          <w:sz w:val="22"/>
          <w:szCs w:val="22"/>
        </w:rPr>
        <w:t xml:space="preserve">: </w:t>
      </w:r>
      <w:r w:rsidR="003A72E8" w:rsidRPr="003A72E8">
        <w:rPr>
          <w:rFonts w:ascii="Arial" w:eastAsia="Arial" w:hAnsi="Arial" w:cs="Arial"/>
          <w:sz w:val="22"/>
          <w:szCs w:val="22"/>
        </w:rPr>
        <w:t>{nomor_timlak_05}</w:t>
      </w:r>
    </w:p>
    <w:p w14:paraId="7F516D18" w14:textId="77777777" w:rsidR="00924301" w:rsidRPr="00B506FD" w:rsidRDefault="00924301" w:rsidP="4F5E63BA">
      <w:pPr>
        <w:spacing w:before="12" w:line="276" w:lineRule="auto"/>
        <w:rPr>
          <w:sz w:val="24"/>
          <w:szCs w:val="24"/>
        </w:rPr>
      </w:pPr>
    </w:p>
    <w:p w14:paraId="56D7E554" w14:textId="5743F296" w:rsidR="00101B85" w:rsidRPr="00037814" w:rsidRDefault="00265496" w:rsidP="00101B85">
      <w:pPr>
        <w:spacing w:line="276" w:lineRule="auto"/>
        <w:ind w:left="101"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sidR="00257C4A" w:rsidRPr="00257C4A">
        <w:rPr>
          <w:rFonts w:ascii="Arial" w:eastAsia="Arial" w:hAnsi="Arial" w:cs="Arial"/>
          <w:b/>
          <w:bCs/>
          <w:spacing w:val="7"/>
          <w:sz w:val="22"/>
          <w:szCs w:val="22"/>
        </w:rPr>
        <w:t>{hari_surat_timlak_05}</w:t>
      </w:r>
      <w:r w:rsidR="00257C4A">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sidR="008A1F5C" w:rsidRPr="008A1F5C">
        <w:rPr>
          <w:rFonts w:ascii="Arial" w:eastAsia="Arial" w:hAnsi="Arial" w:cs="Arial"/>
          <w:b/>
          <w:bCs/>
          <w:spacing w:val="5"/>
          <w:sz w:val="22"/>
          <w:szCs w:val="22"/>
        </w:rPr>
        <w:t>{tanggal_sebut_timlak_05}</w:t>
      </w:r>
      <w:r w:rsidR="008A1F5C">
        <w:rPr>
          <w:rFonts w:ascii="Arial" w:eastAsia="Arial" w:hAnsi="Arial" w:cs="Arial"/>
          <w:b/>
          <w:bCs/>
          <w:spacing w:val="5"/>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8A1F5C" w:rsidRPr="008A1F5C">
        <w:rPr>
          <w:rFonts w:ascii="Arial" w:eastAsia="Arial" w:hAnsi="Arial" w:cs="Arial"/>
          <w:b/>
          <w:bCs/>
          <w:spacing w:val="2"/>
          <w:sz w:val="22"/>
          <w:szCs w:val="22"/>
        </w:rPr>
        <w:t>{bulan_sebut_timlak_05}</w:t>
      </w:r>
      <w:r w:rsidR="008A1F5C">
        <w:rPr>
          <w:rFonts w:ascii="Arial" w:eastAsia="Arial" w:hAnsi="Arial" w:cs="Arial"/>
          <w:b/>
          <w:bCs/>
          <w:spacing w:val="2"/>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8A1F5C" w:rsidRPr="008A1F5C">
        <w:rPr>
          <w:rFonts w:ascii="Arial" w:eastAsia="Arial" w:hAnsi="Arial" w:cs="Arial"/>
          <w:b/>
          <w:bCs/>
          <w:spacing w:val="1"/>
          <w:sz w:val="22"/>
          <w:szCs w:val="22"/>
        </w:rPr>
        <w:t>{tahun_sebut_timlak_05}</w:t>
      </w:r>
      <w:r w:rsidR="008A1F5C">
        <w:rPr>
          <w:rFonts w:ascii="Arial" w:eastAsia="Arial" w:hAnsi="Arial" w:cs="Arial"/>
          <w:b/>
          <w:bCs/>
          <w:spacing w:val="1"/>
          <w:sz w:val="22"/>
          <w:szCs w:val="22"/>
        </w:rPr>
        <w:t xml:space="preserve"> </w:t>
      </w:r>
      <w:r w:rsidRPr="007C6875">
        <w:rPr>
          <w:rFonts w:ascii="Arial" w:eastAsia="Arial" w:hAnsi="Arial" w:cs="Arial"/>
          <w:spacing w:val="-2"/>
          <w:sz w:val="22"/>
          <w:szCs w:val="22"/>
        </w:rPr>
        <w:t xml:space="preserve">telah dilaksanakan reviu dokumen pemilihan oleh </w:t>
      </w:r>
      <w:r w:rsidRPr="007C6875">
        <w:rPr>
          <w:rFonts w:ascii="Arial" w:eastAsia="Arial" w:hAnsi="Arial" w:cs="Arial"/>
          <w:b/>
          <w:bCs/>
          <w:spacing w:val="2"/>
          <w:sz w:val="22"/>
          <w:szCs w:val="22"/>
        </w:rPr>
        <w:t>Tim Pelaksana</w:t>
      </w:r>
      <w:r w:rsidRPr="007C6875">
        <w:rPr>
          <w:rFonts w:ascii="Arial" w:eastAsia="Arial" w:hAnsi="Arial" w:cs="Arial"/>
          <w:b/>
          <w:bCs/>
          <w:spacing w:val="-2"/>
          <w:sz w:val="22"/>
          <w:szCs w:val="22"/>
        </w:rPr>
        <w:t xml:space="preserve"> </w:t>
      </w:r>
      <w:r w:rsidR="00433B53">
        <w:rPr>
          <w:rFonts w:ascii="Arial" w:eastAsia="Arial" w:hAnsi="Arial" w:cs="Arial"/>
          <w:b/>
          <w:bCs/>
          <w:spacing w:val="2"/>
          <w:sz w:val="22"/>
          <w:szCs w:val="22"/>
        </w:rPr>
        <w:t xml:space="preserve">{kode_pokja} </w:t>
      </w:r>
      <w:r w:rsidR="00433B53" w:rsidRPr="00076073">
        <w:rPr>
          <w:rFonts w:ascii="Arial" w:eastAsia="Arial" w:hAnsi="Arial" w:cs="Arial"/>
          <w:b/>
          <w:bCs/>
          <w:spacing w:val="-2"/>
          <w:sz w:val="22"/>
          <w:szCs w:val="22"/>
        </w:rPr>
        <w:t>BP</w:t>
      </w:r>
      <w:r w:rsidR="00433B53" w:rsidRPr="00076073">
        <w:rPr>
          <w:rFonts w:ascii="Arial" w:eastAsia="Arial" w:hAnsi="Arial" w:cs="Arial"/>
          <w:b/>
          <w:bCs/>
          <w:spacing w:val="2"/>
          <w:sz w:val="22"/>
          <w:szCs w:val="22"/>
        </w:rPr>
        <w:t>2</w:t>
      </w:r>
      <w:r w:rsidR="00433B53" w:rsidRPr="00076073">
        <w:rPr>
          <w:rFonts w:ascii="Arial" w:eastAsia="Arial" w:hAnsi="Arial" w:cs="Arial"/>
          <w:b/>
          <w:bCs/>
          <w:sz w:val="22"/>
          <w:szCs w:val="22"/>
        </w:rPr>
        <w:t>JK</w:t>
      </w:r>
      <w:r w:rsidR="00433B53" w:rsidRPr="005A1202">
        <w:rPr>
          <w:rFonts w:ascii="Arial" w:eastAsia="Arial" w:hAnsi="Arial" w:cs="Arial"/>
          <w:b/>
          <w:bCs/>
          <w:sz w:val="22"/>
          <w:szCs w:val="22"/>
        </w:rPr>
        <w:t xml:space="preserve"> </w:t>
      </w:r>
      <w:r w:rsidR="00433B53" w:rsidRPr="005A1202">
        <w:rPr>
          <w:rFonts w:ascii="Arial" w:eastAsia="Arial" w:hAnsi="Arial" w:cs="Arial"/>
          <w:b/>
          <w:bCs/>
          <w:spacing w:val="2"/>
          <w:sz w:val="22"/>
          <w:szCs w:val="22"/>
        </w:rPr>
        <w:t>W</w:t>
      </w:r>
      <w:r w:rsidR="00433B53" w:rsidRPr="005A1202">
        <w:rPr>
          <w:rFonts w:ascii="Arial" w:eastAsia="Arial" w:hAnsi="Arial" w:cs="Arial"/>
          <w:b/>
          <w:bCs/>
          <w:spacing w:val="1"/>
          <w:sz w:val="22"/>
          <w:szCs w:val="22"/>
        </w:rPr>
        <w:t>il</w:t>
      </w:r>
      <w:r w:rsidR="00433B53" w:rsidRPr="005A1202">
        <w:rPr>
          <w:rFonts w:ascii="Arial" w:eastAsia="Arial" w:hAnsi="Arial" w:cs="Arial"/>
          <w:b/>
          <w:bCs/>
          <w:spacing w:val="2"/>
          <w:sz w:val="22"/>
          <w:szCs w:val="22"/>
        </w:rPr>
        <w:t>a</w:t>
      </w:r>
      <w:r w:rsidR="00433B53" w:rsidRPr="005A1202">
        <w:rPr>
          <w:rFonts w:ascii="Arial" w:eastAsia="Arial" w:hAnsi="Arial" w:cs="Arial"/>
          <w:b/>
          <w:bCs/>
          <w:spacing w:val="-5"/>
          <w:sz w:val="22"/>
          <w:szCs w:val="22"/>
        </w:rPr>
        <w:t>y</w:t>
      </w:r>
      <w:r w:rsidR="00433B53" w:rsidRPr="005A1202">
        <w:rPr>
          <w:rFonts w:ascii="Arial" w:eastAsia="Arial" w:hAnsi="Arial" w:cs="Arial"/>
          <w:b/>
          <w:bCs/>
          <w:spacing w:val="2"/>
          <w:sz w:val="22"/>
          <w:szCs w:val="22"/>
        </w:rPr>
        <w:t>a</w:t>
      </w:r>
      <w:r w:rsidR="00433B53" w:rsidRPr="005A1202">
        <w:rPr>
          <w:rFonts w:ascii="Arial" w:eastAsia="Arial" w:hAnsi="Arial" w:cs="Arial"/>
          <w:b/>
          <w:bCs/>
          <w:sz w:val="22"/>
          <w:szCs w:val="22"/>
        </w:rPr>
        <w:t xml:space="preserve">h Kalimantan Selatan Tahun Anggaran </w:t>
      </w:r>
      <w:r w:rsidR="00433B53">
        <w:rPr>
          <w:rFonts w:ascii="Arial" w:eastAsia="Arial" w:hAnsi="Arial" w:cs="Arial"/>
          <w:b/>
          <w:bCs/>
          <w:sz w:val="22"/>
          <w:szCs w:val="22"/>
        </w:rPr>
        <w:t>{tahun_anggaran}</w:t>
      </w:r>
      <w:r w:rsidRPr="0026140C">
        <w:rPr>
          <w:rFonts w:ascii="Arial" w:eastAsia="Arial" w:hAnsi="Arial" w:cs="Arial"/>
          <w:spacing w:val="-2"/>
        </w:rPr>
        <w:t xml:space="preserve"> </w:t>
      </w:r>
      <w:r w:rsidRPr="0026140C">
        <w:rPr>
          <w:rFonts w:ascii="Arial" w:eastAsia="Arial" w:hAnsi="Arial" w:cs="Arial"/>
          <w:spacing w:val="-2"/>
          <w:sz w:val="22"/>
          <w:szCs w:val="22"/>
        </w:rPr>
        <w:t>BP2JK Wilayah</w:t>
      </w:r>
      <w:r w:rsidR="00813BF0">
        <w:rPr>
          <w:rFonts w:ascii="Arial" w:eastAsia="Arial" w:hAnsi="Arial" w:cs="Arial"/>
          <w:spacing w:val="-2"/>
          <w:sz w:val="22"/>
          <w:szCs w:val="22"/>
        </w:rPr>
        <w:t xml:space="preserve"> </w:t>
      </w:r>
      <w:r w:rsidRPr="0026140C">
        <w:rPr>
          <w:rFonts w:ascii="Arial" w:eastAsia="Arial" w:hAnsi="Arial" w:cs="Arial"/>
          <w:spacing w:val="-2"/>
          <w:sz w:val="22"/>
          <w:szCs w:val="22"/>
        </w:rPr>
        <w:t>Kalimantan Selatan</w:t>
      </w:r>
      <w:r w:rsidR="00813BF0">
        <w:rPr>
          <w:rFonts w:ascii="Arial" w:eastAsia="Arial" w:hAnsi="Arial" w:cs="Arial"/>
          <w:spacing w:val="-2"/>
          <w:sz w:val="22"/>
          <w:szCs w:val="22"/>
        </w:rPr>
        <w:t xml:space="preserve"> </w:t>
      </w:r>
      <w:r w:rsidRPr="0026140C">
        <w:rPr>
          <w:rFonts w:ascii="Arial" w:eastAsia="Arial" w:hAnsi="Arial" w:cs="Arial"/>
          <w:spacing w:val="-2"/>
          <w:sz w:val="22"/>
          <w:szCs w:val="22"/>
        </w:rPr>
        <w:t>untuk paket pekerjaan sebagai berikut</w:t>
      </w:r>
      <w:r w:rsidR="11DAD22F" w:rsidRPr="00D73AF6">
        <w:rPr>
          <w:rFonts w:ascii="Arial" w:eastAsia="Arial" w:hAnsi="Arial" w:cs="Arial"/>
          <w:spacing w:val="-2"/>
          <w:sz w:val="22"/>
          <w:szCs w:val="22"/>
        </w:rPr>
        <w:t>:</w:t>
      </w:r>
    </w:p>
    <w:p w14:paraId="3DAFAE8E" w14:textId="77777777" w:rsidR="00ED7E38" w:rsidRPr="00037814" w:rsidRDefault="00ED7E38" w:rsidP="00101B85">
      <w:pPr>
        <w:spacing w:line="276" w:lineRule="auto"/>
        <w:ind w:left="101" w:right="75"/>
        <w:jc w:val="both"/>
        <w:rPr>
          <w:rFonts w:ascii="Arial" w:eastAsia="Arial" w:hAnsi="Arial" w:cs="Arial"/>
          <w:spacing w:val="-2"/>
          <w:sz w:val="22"/>
          <w:szCs w:val="22"/>
        </w:rPr>
      </w:pPr>
    </w:p>
    <w:tbl>
      <w:tblPr>
        <w:tblW w:w="9036" w:type="dxa"/>
        <w:tblInd w:w="142" w:type="dxa"/>
        <w:tblCellMar>
          <w:left w:w="0" w:type="dxa"/>
          <w:right w:w="0" w:type="dxa"/>
        </w:tblCellMar>
        <w:tblLook w:val="04A0" w:firstRow="1" w:lastRow="0" w:firstColumn="1" w:lastColumn="0" w:noHBand="0" w:noVBand="1"/>
      </w:tblPr>
      <w:tblGrid>
        <w:gridCol w:w="1953"/>
        <w:gridCol w:w="305"/>
        <w:gridCol w:w="6778"/>
      </w:tblGrid>
      <w:tr w:rsidR="00D547A6" w:rsidRPr="005A1202" w14:paraId="75457F2A" w14:textId="77777777" w:rsidTr="00313422">
        <w:trPr>
          <w:trHeight w:val="300"/>
        </w:trPr>
        <w:tc>
          <w:tcPr>
            <w:tcW w:w="1953" w:type="dxa"/>
            <w:hideMark/>
          </w:tcPr>
          <w:p w14:paraId="6293BCDB"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58C1002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F302698" w14:textId="77777777" w:rsidR="00D547A6" w:rsidRPr="003B3A7A" w:rsidRDefault="00D547A6" w:rsidP="00537E63">
            <w:pPr>
              <w:ind w:right="28"/>
              <w:jc w:val="both"/>
              <w:rPr>
                <w:rFonts w:ascii="Arial" w:hAnsi="Arial" w:cs="Arial"/>
                <w:sz w:val="22"/>
                <w:szCs w:val="22"/>
              </w:rPr>
            </w:pPr>
            <w:r w:rsidRPr="004C2E07">
              <w:rPr>
                <w:rFonts w:ascii="Arial" w:hAnsi="Arial" w:cs="Arial"/>
                <w:sz w:val="22"/>
                <w:szCs w:val="22"/>
              </w:rPr>
              <w:t>{nama_paket}</w:t>
            </w:r>
          </w:p>
        </w:tc>
      </w:tr>
      <w:tr w:rsidR="00D547A6" w:rsidRPr="005A1202" w14:paraId="2506EDBA" w14:textId="77777777" w:rsidTr="00313422">
        <w:trPr>
          <w:trHeight w:val="300"/>
        </w:trPr>
        <w:tc>
          <w:tcPr>
            <w:tcW w:w="1953" w:type="dxa"/>
            <w:hideMark/>
          </w:tcPr>
          <w:p w14:paraId="062C6878"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0B080F5"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E502E24" w14:textId="77777777" w:rsidR="00D547A6" w:rsidRPr="001C3A01" w:rsidRDefault="00D547A6" w:rsidP="00537E63">
            <w:pPr>
              <w:spacing w:line="276" w:lineRule="auto"/>
              <w:ind w:right="28"/>
              <w:jc w:val="both"/>
              <w:rPr>
                <w:rFonts w:ascii="Arial" w:eastAsia="Arial" w:hAnsi="Arial" w:cs="Arial"/>
                <w:spacing w:val="-2"/>
                <w:sz w:val="22"/>
                <w:szCs w:val="22"/>
                <w:lang w:val="sv-SE"/>
              </w:rPr>
            </w:pPr>
            <w:r w:rsidRPr="002F0978">
              <w:rPr>
                <w:rFonts w:ascii="Arial" w:eastAsia="Arial" w:hAnsi="Arial" w:cs="Arial"/>
                <w:spacing w:val="-2"/>
                <w:sz w:val="22"/>
                <w:szCs w:val="22"/>
                <w:lang w:val="ms-MY"/>
              </w:rPr>
              <w:t>{satuan_kerja}</w:t>
            </w:r>
          </w:p>
        </w:tc>
      </w:tr>
      <w:tr w:rsidR="00D547A6" w:rsidRPr="005A1202" w14:paraId="461C0C22" w14:textId="77777777" w:rsidTr="00313422">
        <w:trPr>
          <w:trHeight w:val="300"/>
        </w:trPr>
        <w:tc>
          <w:tcPr>
            <w:tcW w:w="1953" w:type="dxa"/>
            <w:hideMark/>
          </w:tcPr>
          <w:p w14:paraId="15DAB976"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309A2E3"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3BA88BA" w14:textId="77777777" w:rsidR="00D547A6" w:rsidRPr="004D5FB2" w:rsidRDefault="00D547A6" w:rsidP="00537E63">
            <w:pPr>
              <w:spacing w:line="276" w:lineRule="auto"/>
              <w:ind w:right="28"/>
              <w:jc w:val="both"/>
              <w:rPr>
                <w:rFonts w:ascii="Arial" w:eastAsia="Arial" w:hAnsi="Arial" w:cs="Arial"/>
                <w:spacing w:val="-2"/>
                <w:sz w:val="22"/>
                <w:szCs w:val="22"/>
                <w:lang w:val="en-US"/>
              </w:rPr>
            </w:pPr>
            <w:r w:rsidRPr="00EE600B">
              <w:rPr>
                <w:rFonts w:ascii="Arial" w:eastAsia="Arial" w:hAnsi="Arial" w:cs="Arial"/>
                <w:spacing w:val="-2"/>
                <w:sz w:val="22"/>
                <w:szCs w:val="22"/>
                <w:lang w:val="ms-MY"/>
              </w:rPr>
              <w:t>{kegiatan}</w:t>
            </w:r>
          </w:p>
        </w:tc>
      </w:tr>
      <w:tr w:rsidR="00D547A6" w:rsidRPr="005A1202" w14:paraId="027215E1" w14:textId="77777777" w:rsidTr="00313422">
        <w:trPr>
          <w:trHeight w:val="300"/>
        </w:trPr>
        <w:tc>
          <w:tcPr>
            <w:tcW w:w="1953" w:type="dxa"/>
            <w:hideMark/>
          </w:tcPr>
          <w:p w14:paraId="3D0A468C"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4E414CA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A26ED80" w14:textId="77777777" w:rsidR="00D547A6" w:rsidRPr="004D5FB2" w:rsidRDefault="00D547A6" w:rsidP="00537E63">
            <w:pPr>
              <w:spacing w:line="276" w:lineRule="auto"/>
              <w:ind w:right="28"/>
              <w:jc w:val="both"/>
              <w:rPr>
                <w:rFonts w:ascii="Arial" w:eastAsia="Arial" w:hAnsi="Arial" w:cs="Arial"/>
                <w:spacing w:val="-2"/>
                <w:sz w:val="22"/>
                <w:szCs w:val="22"/>
                <w:lang w:val="ms-MY"/>
              </w:rPr>
            </w:pPr>
            <w:r w:rsidRPr="00936D0B">
              <w:rPr>
                <w:rFonts w:ascii="Arial" w:hAnsi="Arial" w:cs="Arial"/>
                <w:sz w:val="22"/>
                <w:szCs w:val="22"/>
              </w:rPr>
              <w:t>{jenis_pengadaan}</w:t>
            </w:r>
          </w:p>
        </w:tc>
      </w:tr>
      <w:tr w:rsidR="00D547A6" w:rsidRPr="005A1202" w14:paraId="16A02870" w14:textId="77777777" w:rsidTr="00313422">
        <w:trPr>
          <w:trHeight w:val="300"/>
        </w:trPr>
        <w:tc>
          <w:tcPr>
            <w:tcW w:w="1953" w:type="dxa"/>
            <w:hideMark/>
          </w:tcPr>
          <w:p w14:paraId="6DBE0C10"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EE1ABE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28D025B" w14:textId="77777777" w:rsidR="00D547A6" w:rsidRPr="004D5FB2" w:rsidRDefault="00D547A6" w:rsidP="00537E63">
            <w:pPr>
              <w:ind w:right="28"/>
              <w:jc w:val="both"/>
              <w:rPr>
                <w:rFonts w:ascii="Arial" w:hAnsi="Arial" w:cs="Arial"/>
                <w:sz w:val="22"/>
                <w:szCs w:val="22"/>
              </w:rPr>
            </w:pPr>
            <w:r w:rsidRPr="00BF6EDE">
              <w:rPr>
                <w:rFonts w:ascii="Arial" w:hAnsi="Arial" w:cs="Arial"/>
                <w:sz w:val="22"/>
                <w:szCs w:val="22"/>
              </w:rPr>
              <w:t>{metode_pengadaan}</w:t>
            </w:r>
          </w:p>
        </w:tc>
      </w:tr>
      <w:tr w:rsidR="00D547A6" w:rsidRPr="005A1202" w14:paraId="6FB54C41" w14:textId="77777777" w:rsidTr="00313422">
        <w:trPr>
          <w:trHeight w:val="300"/>
        </w:trPr>
        <w:tc>
          <w:tcPr>
            <w:tcW w:w="1953" w:type="dxa"/>
            <w:hideMark/>
          </w:tcPr>
          <w:p w14:paraId="193C2030"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2ABA090"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D3B86F4" w14:textId="77777777" w:rsidR="00D547A6" w:rsidRPr="004D5FB2" w:rsidRDefault="00D547A6" w:rsidP="00537E63">
            <w:pPr>
              <w:spacing w:line="276" w:lineRule="auto"/>
              <w:ind w:right="28"/>
              <w:jc w:val="both"/>
              <w:rPr>
                <w:rFonts w:ascii="Arial" w:eastAsia="Arial" w:hAnsi="Arial" w:cs="Arial"/>
                <w:spacing w:val="-2"/>
                <w:sz w:val="22"/>
                <w:szCs w:val="22"/>
                <w:lang w:val="ms-MY"/>
              </w:rPr>
            </w:pPr>
            <w:r>
              <w:rPr>
                <w:rFonts w:ascii="Arial" w:hAnsi="Arial" w:cs="Arial"/>
                <w:sz w:val="22"/>
                <w:szCs w:val="22"/>
              </w:rPr>
              <w:t>{tahun_anggaran}</w:t>
            </w:r>
          </w:p>
        </w:tc>
      </w:tr>
      <w:tr w:rsidR="00D547A6" w:rsidRPr="005A1202" w14:paraId="212C8A2B" w14:textId="77777777" w:rsidTr="00313422">
        <w:trPr>
          <w:trHeight w:val="300"/>
        </w:trPr>
        <w:tc>
          <w:tcPr>
            <w:tcW w:w="1953" w:type="dxa"/>
            <w:hideMark/>
          </w:tcPr>
          <w:p w14:paraId="193B3F25"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10F226B7"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4C3FDC4" w14:textId="77777777" w:rsidR="00D547A6" w:rsidRDefault="00D547A6" w:rsidP="00537E63">
            <w:pPr>
              <w:rPr>
                <w:rFonts w:ascii="Arial" w:hAnsi="Arial" w:cs="Arial"/>
                <w:sz w:val="22"/>
                <w:szCs w:val="22"/>
              </w:rPr>
            </w:pPr>
            <w:r w:rsidRPr="00F110DE">
              <w:rPr>
                <w:rFonts w:ascii="Arial" w:hAnsi="Arial" w:cs="Arial"/>
                <w:sz w:val="22"/>
                <w:szCs w:val="22"/>
              </w:rPr>
              <w:t>{nilai_</w:t>
            </w:r>
            <w:r>
              <w:rPr>
                <w:rFonts w:ascii="Arial" w:hAnsi="Arial" w:cs="Arial"/>
                <w:sz w:val="22"/>
                <w:szCs w:val="22"/>
              </w:rPr>
              <w:t>pagu</w:t>
            </w:r>
            <w:r w:rsidRPr="00F110DE">
              <w:rPr>
                <w:rFonts w:ascii="Arial" w:hAnsi="Arial" w:cs="Arial"/>
                <w:sz w:val="22"/>
                <w:szCs w:val="22"/>
              </w:rPr>
              <w:t>}</w:t>
            </w:r>
          </w:p>
          <w:p w14:paraId="5DEB2663" w14:textId="77777777" w:rsidR="00D547A6" w:rsidRPr="000E11F6" w:rsidRDefault="00D547A6" w:rsidP="00537E63">
            <w:pPr>
              <w:rPr>
                <w:rFonts w:ascii="Arial" w:hAnsi="Arial" w:cs="Arial"/>
                <w:sz w:val="22"/>
                <w:szCs w:val="22"/>
              </w:rPr>
            </w:pPr>
            <w:r w:rsidRPr="009539DA">
              <w:rPr>
                <w:rFonts w:ascii="Arial" w:hAnsi="Arial" w:cs="Arial"/>
                <w:sz w:val="22"/>
                <w:szCs w:val="22"/>
              </w:rPr>
              <w:t>({terbilang_</w:t>
            </w:r>
            <w:r>
              <w:rPr>
                <w:rFonts w:ascii="Arial" w:hAnsi="Arial" w:cs="Arial"/>
                <w:sz w:val="22"/>
                <w:szCs w:val="22"/>
              </w:rPr>
              <w:t>pagu</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r w:rsidR="00D547A6" w:rsidRPr="005A1202" w14:paraId="39DCD447" w14:textId="77777777" w:rsidTr="00313422">
        <w:trPr>
          <w:trHeight w:val="300"/>
        </w:trPr>
        <w:tc>
          <w:tcPr>
            <w:tcW w:w="1953" w:type="dxa"/>
          </w:tcPr>
          <w:p w14:paraId="44BD642B"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30B8A994"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74E5215" w14:textId="77777777" w:rsidR="00D547A6" w:rsidRDefault="00D547A6" w:rsidP="00537E63">
            <w:pPr>
              <w:rPr>
                <w:rFonts w:ascii="Arial" w:hAnsi="Arial" w:cs="Arial"/>
                <w:sz w:val="22"/>
                <w:szCs w:val="22"/>
              </w:rPr>
            </w:pPr>
            <w:r w:rsidRPr="00F110DE">
              <w:rPr>
                <w:rFonts w:ascii="Arial" w:hAnsi="Arial" w:cs="Arial"/>
                <w:sz w:val="22"/>
                <w:szCs w:val="22"/>
              </w:rPr>
              <w:t>{nilai_</w:t>
            </w:r>
            <w:r>
              <w:rPr>
                <w:rFonts w:ascii="Arial" w:hAnsi="Arial" w:cs="Arial"/>
                <w:sz w:val="22"/>
                <w:szCs w:val="22"/>
              </w:rPr>
              <w:t>hps</w:t>
            </w:r>
            <w:r w:rsidRPr="00F110DE">
              <w:rPr>
                <w:rFonts w:ascii="Arial" w:hAnsi="Arial" w:cs="Arial"/>
                <w:sz w:val="22"/>
                <w:szCs w:val="22"/>
              </w:rPr>
              <w:t>}</w:t>
            </w:r>
          </w:p>
          <w:p w14:paraId="52AFB5C3" w14:textId="77777777" w:rsidR="00D547A6" w:rsidRPr="000E11F6" w:rsidRDefault="00D547A6" w:rsidP="00537E63">
            <w:pPr>
              <w:spacing w:line="276" w:lineRule="auto"/>
              <w:ind w:right="28"/>
              <w:jc w:val="both"/>
              <w:rPr>
                <w:rFonts w:ascii="Arial" w:eastAsia="Arial" w:hAnsi="Arial" w:cs="Arial"/>
                <w:spacing w:val="-2"/>
                <w:sz w:val="22"/>
                <w:szCs w:val="22"/>
                <w:lang w:val="ms-MY"/>
              </w:rPr>
            </w:pPr>
            <w:r w:rsidRPr="009539DA">
              <w:rPr>
                <w:rFonts w:ascii="Arial" w:hAnsi="Arial" w:cs="Arial"/>
                <w:sz w:val="22"/>
                <w:szCs w:val="22"/>
              </w:rPr>
              <w:t>({terbilang_</w:t>
            </w:r>
            <w:r>
              <w:rPr>
                <w:rFonts w:ascii="Arial" w:hAnsi="Arial" w:cs="Arial"/>
                <w:sz w:val="22"/>
                <w:szCs w:val="22"/>
              </w:rPr>
              <w:t>hps</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bl>
    <w:p w14:paraId="5B6FAD86" w14:textId="77777777" w:rsidR="005773FB" w:rsidRPr="00FB12BE" w:rsidRDefault="005773FB" w:rsidP="4F5E63BA">
      <w:pPr>
        <w:spacing w:line="276" w:lineRule="auto"/>
        <w:ind w:left="101" w:right="75"/>
        <w:jc w:val="both"/>
        <w:rPr>
          <w:rFonts w:ascii="Arial" w:eastAsia="Arial" w:hAnsi="Arial" w:cs="Arial"/>
          <w:sz w:val="22"/>
          <w:szCs w:val="22"/>
        </w:rPr>
      </w:pPr>
    </w:p>
    <w:p w14:paraId="4E17FD84" w14:textId="146604B4" w:rsidR="00924301" w:rsidRPr="00B506FD"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B506FD">
        <w:rPr>
          <w:rFonts w:ascii="Arial" w:eastAsia="Arial" w:hAnsi="Arial" w:cs="Arial"/>
          <w:b/>
          <w:bCs/>
          <w:spacing w:val="1"/>
          <w:sz w:val="22"/>
          <w:szCs w:val="22"/>
        </w:rPr>
        <w:t>D</w:t>
      </w:r>
      <w:r w:rsidRPr="00B506FD">
        <w:rPr>
          <w:rFonts w:ascii="Arial" w:eastAsia="Arial" w:hAnsi="Arial" w:cs="Arial"/>
          <w:b/>
          <w:bCs/>
          <w:spacing w:val="2"/>
          <w:sz w:val="22"/>
          <w:szCs w:val="22"/>
        </w:rPr>
        <w:t>a</w:t>
      </w:r>
      <w:r w:rsidRPr="00B506FD">
        <w:rPr>
          <w:rFonts w:ascii="Arial" w:eastAsia="Arial" w:hAnsi="Arial" w:cs="Arial"/>
          <w:b/>
          <w:bCs/>
          <w:spacing w:val="-2"/>
          <w:sz w:val="22"/>
          <w:szCs w:val="22"/>
        </w:rPr>
        <w:t>s</w:t>
      </w:r>
      <w:r w:rsidRPr="00B506FD">
        <w:rPr>
          <w:rFonts w:ascii="Arial" w:eastAsia="Arial" w:hAnsi="Arial" w:cs="Arial"/>
          <w:b/>
          <w:bCs/>
          <w:spacing w:val="2"/>
          <w:sz w:val="22"/>
          <w:szCs w:val="22"/>
        </w:rPr>
        <w:t>a</w:t>
      </w:r>
      <w:r w:rsidRPr="00B506FD">
        <w:rPr>
          <w:rFonts w:ascii="Arial" w:eastAsia="Arial" w:hAnsi="Arial" w:cs="Arial"/>
          <w:b/>
          <w:bCs/>
          <w:sz w:val="22"/>
          <w:szCs w:val="22"/>
        </w:rPr>
        <w:t>r</w:t>
      </w:r>
      <w:r w:rsidRPr="00B506FD">
        <w:rPr>
          <w:rFonts w:ascii="Arial" w:eastAsia="Arial" w:hAnsi="Arial" w:cs="Arial"/>
          <w:b/>
          <w:bCs/>
          <w:spacing w:val="-1"/>
          <w:sz w:val="22"/>
          <w:szCs w:val="22"/>
        </w:rPr>
        <w:t xml:space="preserve"> </w:t>
      </w:r>
      <w:r w:rsidR="00FD69AC">
        <w:rPr>
          <w:rFonts w:ascii="Arial" w:eastAsia="Arial" w:hAnsi="Arial" w:cs="Arial"/>
          <w:b/>
          <w:bCs/>
          <w:spacing w:val="-2"/>
          <w:sz w:val="22"/>
          <w:szCs w:val="22"/>
        </w:rPr>
        <w:t>Reviu</w:t>
      </w:r>
      <w:r w:rsidRPr="00B506FD">
        <w:rPr>
          <w:rFonts w:ascii="Arial" w:eastAsia="Arial" w:hAnsi="Arial" w:cs="Arial"/>
          <w:b/>
          <w:bCs/>
          <w:spacing w:val="1"/>
          <w:sz w:val="22"/>
          <w:szCs w:val="22"/>
        </w:rPr>
        <w:t xml:space="preserve"> D</w:t>
      </w:r>
      <w:r w:rsidRPr="00B506FD">
        <w:rPr>
          <w:rFonts w:ascii="Arial" w:eastAsia="Arial" w:hAnsi="Arial" w:cs="Arial"/>
          <w:b/>
          <w:bCs/>
          <w:spacing w:val="-4"/>
          <w:sz w:val="22"/>
          <w:szCs w:val="22"/>
        </w:rPr>
        <w:t>o</w:t>
      </w:r>
      <w:r w:rsidRPr="00B506FD">
        <w:rPr>
          <w:rFonts w:ascii="Arial" w:eastAsia="Arial" w:hAnsi="Arial" w:cs="Arial"/>
          <w:b/>
          <w:bCs/>
          <w:spacing w:val="2"/>
          <w:sz w:val="22"/>
          <w:szCs w:val="22"/>
        </w:rPr>
        <w:t>k</w:t>
      </w:r>
      <w:r w:rsidRPr="00B506FD">
        <w:rPr>
          <w:rFonts w:ascii="Arial" w:eastAsia="Arial" w:hAnsi="Arial" w:cs="Arial"/>
          <w:b/>
          <w:bCs/>
          <w:sz w:val="22"/>
          <w:szCs w:val="22"/>
        </w:rPr>
        <w:t>um</w:t>
      </w:r>
      <w:r w:rsidRPr="00B506FD">
        <w:rPr>
          <w:rFonts w:ascii="Arial" w:eastAsia="Arial" w:hAnsi="Arial" w:cs="Arial"/>
          <w:b/>
          <w:bCs/>
          <w:spacing w:val="2"/>
          <w:sz w:val="22"/>
          <w:szCs w:val="22"/>
        </w:rPr>
        <w:t>e</w:t>
      </w:r>
      <w:r w:rsidRPr="00B506FD">
        <w:rPr>
          <w:rFonts w:ascii="Arial" w:eastAsia="Arial" w:hAnsi="Arial" w:cs="Arial"/>
          <w:b/>
          <w:bCs/>
          <w:sz w:val="22"/>
          <w:szCs w:val="22"/>
        </w:rPr>
        <w:t>n</w:t>
      </w:r>
      <w:r w:rsidRPr="00B506FD">
        <w:rPr>
          <w:rFonts w:ascii="Arial" w:eastAsia="Arial" w:hAnsi="Arial" w:cs="Arial"/>
          <w:b/>
          <w:bCs/>
          <w:spacing w:val="1"/>
          <w:sz w:val="22"/>
          <w:szCs w:val="22"/>
        </w:rPr>
        <w:t xml:space="preserve"> </w:t>
      </w:r>
      <w:r w:rsidR="00AC440B">
        <w:rPr>
          <w:rFonts w:ascii="Arial" w:eastAsia="Arial" w:hAnsi="Arial" w:cs="Arial"/>
          <w:b/>
          <w:bCs/>
          <w:spacing w:val="-2"/>
          <w:sz w:val="22"/>
          <w:szCs w:val="22"/>
          <w:lang w:val="en-US"/>
        </w:rPr>
        <w:t>Pemilihan</w:t>
      </w:r>
    </w:p>
    <w:p w14:paraId="51C4B442" w14:textId="77777777" w:rsidR="00170E39" w:rsidRPr="00037814" w:rsidRDefault="00170E39" w:rsidP="00170E39">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Peraturan Presiden Nomor 16 Tahun 2018 tentang Pengadaan Barang/Jasa Pemerintah sebagaimana telah diubah dengan Peraturan Presiden Nomor 12 Tahun 2021 tentang Perubahan atas Peraturan Presiden Nomor 16 Tahun 2018 tentang Pengadaan Barang/Jasa Pemerintah;</w:t>
      </w:r>
      <w:r w:rsidRPr="00037814">
        <w:rPr>
          <w:rFonts w:ascii="Arial" w:eastAsia="Arial" w:hAnsi="Arial" w:cs="Arial"/>
          <w:sz w:val="22"/>
          <w:szCs w:val="22"/>
        </w:rPr>
        <w:t> </w:t>
      </w:r>
    </w:p>
    <w:p w14:paraId="02443B25" w14:textId="2DDE1A6C" w:rsidR="00170E39" w:rsidRPr="00037814" w:rsidRDefault="00170E39" w:rsidP="00170E39">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Peraturan Lembaga Kebijakan Pengadaan Barang/Jasa Pemerintah Republik Indonesia Nomor  12  Tahun  2021  tentang  Pedoman  Pelaksanaan  Pengadaan Barang/Jasa Pemerintah Melalui Penyedia</w:t>
      </w:r>
      <w:r>
        <w:rPr>
          <w:rFonts w:ascii="Arial" w:eastAsia="Arial" w:hAnsi="Arial" w:cs="Arial"/>
          <w:sz w:val="22"/>
          <w:szCs w:val="22"/>
        </w:rPr>
        <w:t xml:space="preserve"> sebagaimana telah diubah dengan </w:t>
      </w:r>
      <w:r w:rsidRPr="00753BC3">
        <w:rPr>
          <w:rFonts w:ascii="Arial" w:eastAsia="Arial" w:hAnsi="Arial" w:cs="Arial"/>
          <w:sz w:val="22"/>
          <w:szCs w:val="22"/>
        </w:rPr>
        <w:t xml:space="preserve">Peraturan Lembaga Nomor 4 Tahun 2024 tentang Perubahan </w:t>
      </w:r>
      <w:r>
        <w:rPr>
          <w:rFonts w:ascii="Arial" w:eastAsia="Arial" w:hAnsi="Arial" w:cs="Arial"/>
          <w:sz w:val="22"/>
          <w:szCs w:val="22"/>
        </w:rPr>
        <w:t>a</w:t>
      </w:r>
      <w:r w:rsidRPr="00753BC3">
        <w:rPr>
          <w:rFonts w:ascii="Arial" w:eastAsia="Arial" w:hAnsi="Arial" w:cs="Arial"/>
          <w:sz w:val="22"/>
          <w:szCs w:val="22"/>
        </w:rPr>
        <w:t>tas Peraturan Lembaga Kebijakan Pengadaan Barang/Jasa Pemerintah Nomor 12 Tahun 2021 tentang Pedoman Pelaksanaan Pengadaan Barang/Jasa Pemerintah Melalui Penyedia</w:t>
      </w:r>
      <w:r w:rsidRPr="00037814">
        <w:rPr>
          <w:rFonts w:ascii="Arial" w:eastAsia="Arial" w:hAnsi="Arial" w:cs="Arial"/>
          <w:sz w:val="22"/>
          <w:szCs w:val="22"/>
        </w:rPr>
        <w:t>;</w:t>
      </w:r>
    </w:p>
    <w:p w14:paraId="1FE9FCB6" w14:textId="4D43B2F4" w:rsidR="00D558F8" w:rsidRPr="00037814" w:rsidRDefault="00D558F8" w:rsidP="00D558F8">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p>
    <w:p w14:paraId="68AF1951" w14:textId="618D8BCB" w:rsidR="0053156B" w:rsidRPr="00037814" w:rsidRDefault="00D558F8" w:rsidP="00606DA1">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Standar Operasional Prosedur Nomor 13/SOP.04/2024 tanggal 15 Juli 2024 tentang Reviu Dokumen Persiapan Pengadaan dan Penyiapan Dokumen Pemilihan;</w:t>
      </w:r>
      <w:r w:rsidRPr="00037814">
        <w:rPr>
          <w:rFonts w:ascii="Arial" w:eastAsia="Arial" w:hAnsi="Arial" w:cs="Arial"/>
          <w:sz w:val="22"/>
          <w:szCs w:val="22"/>
        </w:rPr>
        <w:t> </w:t>
      </w:r>
    </w:p>
    <w:p w14:paraId="38DC15A0" w14:textId="77777777" w:rsidR="000C101B" w:rsidRPr="00037814" w:rsidRDefault="000C101B" w:rsidP="007C496A">
      <w:pPr>
        <w:pStyle w:val="ListParagraph"/>
        <w:spacing w:line="276" w:lineRule="auto"/>
        <w:ind w:left="927" w:right="80"/>
        <w:jc w:val="right"/>
        <w:rPr>
          <w:rFonts w:ascii="Arial" w:eastAsia="Arial" w:hAnsi="Arial" w:cs="Arial"/>
          <w:i/>
          <w:iCs/>
          <w:sz w:val="22"/>
          <w:szCs w:val="22"/>
        </w:rPr>
      </w:pPr>
    </w:p>
    <w:p w14:paraId="63CCD626" w14:textId="77777777" w:rsidR="00485AF9" w:rsidRPr="00037814" w:rsidRDefault="00485AF9" w:rsidP="007C496A">
      <w:pPr>
        <w:pStyle w:val="ListParagraph"/>
        <w:spacing w:line="276" w:lineRule="auto"/>
        <w:ind w:left="927" w:right="80"/>
        <w:jc w:val="right"/>
        <w:rPr>
          <w:rFonts w:ascii="Arial" w:eastAsia="Arial" w:hAnsi="Arial" w:cs="Arial"/>
          <w:i/>
          <w:iCs/>
          <w:sz w:val="22"/>
          <w:szCs w:val="22"/>
        </w:rPr>
      </w:pPr>
    </w:p>
    <w:p w14:paraId="51B4B289" w14:textId="215C442B" w:rsidR="007C496A" w:rsidRPr="006229D4" w:rsidRDefault="007C496A" w:rsidP="007C496A">
      <w:pPr>
        <w:pStyle w:val="ListParagraph"/>
        <w:spacing w:line="276" w:lineRule="auto"/>
        <w:ind w:left="927" w:right="80"/>
        <w:jc w:val="right"/>
        <w:rPr>
          <w:rFonts w:ascii="Arial" w:eastAsia="Arial" w:hAnsi="Arial" w:cs="Arial"/>
          <w:i/>
          <w:iCs/>
          <w:sz w:val="22"/>
          <w:szCs w:val="22"/>
          <w:lang w:val="en-ID"/>
        </w:rPr>
      </w:pPr>
      <w:r w:rsidRPr="006229D4">
        <w:rPr>
          <w:rFonts w:ascii="Arial" w:eastAsia="Arial" w:hAnsi="Arial" w:cs="Arial"/>
          <w:i/>
          <w:iCs/>
          <w:sz w:val="22"/>
          <w:szCs w:val="22"/>
          <w:lang w:val="en-ID"/>
        </w:rPr>
        <w:t>e. Keputusan…</w:t>
      </w:r>
    </w:p>
    <w:p w14:paraId="4B37F810" w14:textId="26790F2B" w:rsidR="00606DA1" w:rsidRPr="00454EF0" w:rsidRDefault="00606DA1" w:rsidP="00606DA1">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lastRenderedPageBreak/>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3A72E8" w:rsidRPr="003A72E8">
        <w:rPr>
          <w:rFonts w:ascii="Arial" w:eastAsia="Arial" w:hAnsi="Arial" w:cs="Arial"/>
          <w:sz w:val="22"/>
          <w:szCs w:val="22"/>
          <w:lang w:val="en-US"/>
        </w:rPr>
        <w:t>{nomor_sk_pokja}</w:t>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8F744E" w:rsidRPr="008F744E">
        <w:rPr>
          <w:rFonts w:ascii="Arial" w:eastAsia="Arial" w:hAnsi="Arial" w:cs="Arial"/>
          <w:spacing w:val="4"/>
          <w:sz w:val="22"/>
          <w:szCs w:val="22"/>
          <w:lang w:val="en-US"/>
        </w:rPr>
        <w:t>{tanggal_sk_pokja}</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 xml:space="preserve">Kelompok Kerja Pemilihan </w:t>
      </w:r>
      <w:r w:rsidR="007E1FEF">
        <w:rPr>
          <w:rFonts w:ascii="Arial" w:eastAsia="Arial" w:hAnsi="Arial" w:cs="Arial"/>
          <w:spacing w:val="-2"/>
          <w:sz w:val="22"/>
          <w:szCs w:val="22"/>
        </w:rPr>
        <w:t>{kode_pokja}</w:t>
      </w:r>
      <w:r w:rsidRPr="00454EF0">
        <w:rPr>
          <w:rFonts w:ascii="Arial" w:eastAsia="Arial" w:hAnsi="Arial" w:cs="Arial"/>
          <w:spacing w:val="-2"/>
          <w:sz w:val="22"/>
          <w:szCs w:val="22"/>
        </w:rPr>
        <w:t xml:space="preserve"> BP2JK Wilayah Kalimantan Selatan Kementerian Pekerjaan Umum Tahun Anggaran </w:t>
      </w:r>
      <w:r w:rsidR="007E1FEF">
        <w:rPr>
          <w:rFonts w:ascii="Arial" w:eastAsia="Arial" w:hAnsi="Arial" w:cs="Arial"/>
          <w:spacing w:val="-2"/>
          <w:sz w:val="22"/>
          <w:szCs w:val="22"/>
        </w:rPr>
        <w:t>{tahun_anggaran}</w:t>
      </w:r>
      <w:r w:rsidRPr="00454EF0">
        <w:rPr>
          <w:rFonts w:ascii="Arial" w:eastAsia="Arial" w:hAnsi="Arial" w:cs="Arial"/>
          <w:spacing w:val="-2"/>
          <w:sz w:val="22"/>
          <w:szCs w:val="22"/>
        </w:rPr>
        <w:t>;</w:t>
      </w:r>
    </w:p>
    <w:p w14:paraId="3D3460CB" w14:textId="191BDC1F" w:rsidR="00606DA1" w:rsidRPr="00454EF0" w:rsidRDefault="00606DA1" w:rsidP="00606DA1">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A95A22" w:rsidRPr="00A95A22">
        <w:rPr>
          <w:rFonts w:ascii="Arial" w:eastAsia="Arial" w:hAnsi="Arial" w:cs="Arial"/>
          <w:sz w:val="22"/>
          <w:szCs w:val="22"/>
        </w:rPr>
        <w:t>{nomor_sk_timlak}</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F2560D" w:rsidRPr="00F2560D">
        <w:rPr>
          <w:rFonts w:ascii="Arial" w:eastAsia="Arial" w:hAnsi="Arial" w:cs="Arial"/>
          <w:spacing w:val="4"/>
          <w:sz w:val="22"/>
          <w:szCs w:val="22"/>
        </w:rPr>
        <w:t>{tanggal_sk_timlak}</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B744EF">
        <w:rPr>
          <w:rFonts w:ascii="Arial" w:eastAsia="Arial" w:hAnsi="Arial" w:cs="Arial"/>
          <w:spacing w:val="-2"/>
          <w:sz w:val="22"/>
          <w:szCs w:val="22"/>
        </w:rPr>
        <w:t>{kode_pokja}</w:t>
      </w:r>
      <w:r w:rsidR="00B744EF" w:rsidRPr="00454EF0">
        <w:rPr>
          <w:rFonts w:ascii="Arial" w:eastAsia="Arial" w:hAnsi="Arial" w:cs="Arial"/>
          <w:spacing w:val="-2"/>
          <w:sz w:val="22"/>
          <w:szCs w:val="22"/>
        </w:rPr>
        <w:t xml:space="preserve"> </w:t>
      </w:r>
      <w:r w:rsidRPr="00454EF0">
        <w:rPr>
          <w:rFonts w:ascii="Arial" w:eastAsia="Arial" w:hAnsi="Arial" w:cs="Arial"/>
          <w:spacing w:val="3"/>
          <w:sz w:val="22"/>
          <w:szCs w:val="22"/>
        </w:rPr>
        <w:t xml:space="preserve">BP2JK Wilayah </w:t>
      </w:r>
      <w:r w:rsidRPr="00454EF0">
        <w:rPr>
          <w:rFonts w:ascii="Arial" w:eastAsia="Arial" w:hAnsi="Arial" w:cs="Arial"/>
          <w:spacing w:val="-2"/>
          <w:sz w:val="22"/>
          <w:szCs w:val="22"/>
        </w:rPr>
        <w:t xml:space="preserve">Wilayah Kalimantan Selatan Kementerian Pekerjaan Umum Tahun Anggaran </w:t>
      </w:r>
      <w:r w:rsidR="00B744EF">
        <w:rPr>
          <w:rFonts w:ascii="Arial" w:eastAsia="Arial" w:hAnsi="Arial" w:cs="Arial"/>
          <w:spacing w:val="-2"/>
          <w:sz w:val="22"/>
          <w:szCs w:val="22"/>
        </w:rPr>
        <w:t>{tahun_anggaran}</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1D722391" w14:textId="2AD5144B" w:rsidR="00606DA1" w:rsidRPr="00454EF0" w:rsidRDefault="00606DA1" w:rsidP="00606DA1">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006ECD">
        <w:rPr>
          <w:rFonts w:ascii="Arial" w:eastAsia="Arial" w:hAnsi="Arial" w:cs="Arial"/>
          <w:sz w:val="22"/>
          <w:szCs w:val="22"/>
        </w:rPr>
        <w:t>{nomor_undangan_rapat}</w:t>
      </w:r>
      <w:r w:rsidRPr="00454EF0">
        <w:rPr>
          <w:rFonts w:ascii="Arial" w:eastAsia="Arial" w:hAnsi="Arial" w:cs="Arial"/>
          <w:sz w:val="22"/>
          <w:szCs w:val="22"/>
        </w:rPr>
        <w:t xml:space="preserve"> tanggal </w:t>
      </w:r>
      <w:r w:rsidR="00006ECD">
        <w:rPr>
          <w:rFonts w:ascii="Arial" w:eastAsia="Arial" w:hAnsi="Arial" w:cs="Arial"/>
          <w:sz w:val="22"/>
          <w:szCs w:val="22"/>
        </w:rPr>
        <w:t>{tanggal_undangan_rapat}</w:t>
      </w:r>
      <w:r w:rsidRPr="00454EF0">
        <w:rPr>
          <w:rFonts w:ascii="Arial" w:eastAsia="Arial" w:hAnsi="Arial" w:cs="Arial"/>
          <w:sz w:val="22"/>
          <w:szCs w:val="22"/>
        </w:rPr>
        <w:t>.</w:t>
      </w:r>
    </w:p>
    <w:p w14:paraId="00A82040" w14:textId="77777777" w:rsidR="009E50B6" w:rsidRDefault="009E50B6" w:rsidP="009E50B6">
      <w:pPr>
        <w:pStyle w:val="ListParagraph"/>
        <w:spacing w:line="276" w:lineRule="auto"/>
        <w:ind w:left="927" w:right="80"/>
        <w:jc w:val="both"/>
        <w:rPr>
          <w:rFonts w:ascii="Arial" w:eastAsia="Arial" w:hAnsi="Arial" w:cs="Arial"/>
          <w:sz w:val="22"/>
          <w:szCs w:val="22"/>
        </w:rPr>
      </w:pPr>
    </w:p>
    <w:p w14:paraId="32FC8A82" w14:textId="5ECC3632" w:rsidR="00CA621F" w:rsidRPr="00B506FD"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B506FD">
        <w:rPr>
          <w:rFonts w:ascii="Arial" w:eastAsia="Arial" w:hAnsi="Arial" w:cs="Arial"/>
          <w:b/>
          <w:bCs/>
          <w:sz w:val="22"/>
          <w:szCs w:val="22"/>
        </w:rPr>
        <w:t xml:space="preserve">Batasan dan Ruang Lingkup </w:t>
      </w:r>
      <w:r w:rsidR="00967084">
        <w:rPr>
          <w:rFonts w:ascii="Arial" w:eastAsia="Arial" w:hAnsi="Arial" w:cs="Arial"/>
          <w:b/>
          <w:bCs/>
          <w:sz w:val="22"/>
          <w:szCs w:val="22"/>
        </w:rPr>
        <w:t>Reviu</w:t>
      </w:r>
      <w:r w:rsidRPr="00B506FD">
        <w:rPr>
          <w:rFonts w:ascii="Arial" w:eastAsia="Arial" w:hAnsi="Arial" w:cs="Arial"/>
          <w:b/>
          <w:bCs/>
          <w:sz w:val="22"/>
          <w:szCs w:val="22"/>
        </w:rPr>
        <w:t xml:space="preserve"> Dokumen Pemilihan</w:t>
      </w:r>
    </w:p>
    <w:p w14:paraId="243B2EBF" w14:textId="4EE00AA7" w:rsidR="00BE7829" w:rsidRDefault="00227C62" w:rsidP="4F5E63BA">
      <w:pPr>
        <w:pBdr>
          <w:top w:val="nil"/>
          <w:left w:val="nil"/>
          <w:bottom w:val="nil"/>
          <w:right w:val="nil"/>
          <w:between w:val="nil"/>
        </w:pBdr>
        <w:spacing w:line="276" w:lineRule="auto"/>
        <w:ind w:left="567"/>
        <w:jc w:val="both"/>
        <w:rPr>
          <w:rFonts w:ascii="Arial" w:eastAsia="Arial" w:hAnsi="Arial" w:cs="Arial"/>
          <w:sz w:val="22"/>
          <w:szCs w:val="22"/>
        </w:rPr>
      </w:pPr>
      <w:r>
        <w:rPr>
          <w:rFonts w:ascii="Arial" w:eastAsia="Arial" w:hAnsi="Arial" w:cs="Arial"/>
          <w:sz w:val="22"/>
          <w:szCs w:val="22"/>
        </w:rPr>
        <w:t>D</w:t>
      </w:r>
      <w:r w:rsidR="00C45BFD" w:rsidRPr="00B506FD">
        <w:rPr>
          <w:rFonts w:ascii="Arial" w:eastAsia="Arial" w:hAnsi="Arial" w:cs="Arial"/>
          <w:sz w:val="22"/>
          <w:szCs w:val="22"/>
        </w:rPr>
        <w:t xml:space="preserve">okumen Pemilihan </w:t>
      </w:r>
      <w:r w:rsidR="0085510A">
        <w:rPr>
          <w:rFonts w:ascii="Arial" w:eastAsia="Arial" w:hAnsi="Arial" w:cs="Arial"/>
          <w:sz w:val="22"/>
          <w:szCs w:val="22"/>
        </w:rPr>
        <w:t xml:space="preserve">yang telah disusun </w:t>
      </w:r>
      <w:r w:rsidR="00E51879">
        <w:rPr>
          <w:rFonts w:ascii="Arial" w:eastAsia="Arial" w:hAnsi="Arial" w:cs="Arial"/>
          <w:sz w:val="22"/>
          <w:szCs w:val="22"/>
        </w:rPr>
        <w:t xml:space="preserve">oleh </w:t>
      </w:r>
      <w:r w:rsidR="00E51879" w:rsidRPr="00E51879">
        <w:rPr>
          <w:rFonts w:ascii="Arial" w:eastAsia="Arial" w:hAnsi="Arial" w:cs="Arial"/>
          <w:sz w:val="22"/>
          <w:szCs w:val="22"/>
        </w:rPr>
        <w:t xml:space="preserve">Pokja Pemilihan </w:t>
      </w:r>
      <w:r w:rsidR="00E51879">
        <w:rPr>
          <w:rFonts w:ascii="Arial" w:eastAsia="Arial" w:hAnsi="Arial" w:cs="Arial"/>
          <w:sz w:val="22"/>
          <w:szCs w:val="22"/>
        </w:rPr>
        <w:t>dibahas bersama</w:t>
      </w:r>
      <w:r w:rsidR="007728AF">
        <w:rPr>
          <w:rFonts w:ascii="Arial" w:eastAsia="Arial" w:hAnsi="Arial" w:cs="Arial"/>
          <w:sz w:val="22"/>
          <w:szCs w:val="22"/>
        </w:rPr>
        <w:t xml:space="preserve"> </w:t>
      </w:r>
      <w:r w:rsidR="00F03058" w:rsidRPr="00F03058">
        <w:rPr>
          <w:rFonts w:ascii="Arial" w:eastAsia="Arial" w:hAnsi="Arial" w:cs="Arial"/>
          <w:sz w:val="22"/>
          <w:szCs w:val="22"/>
        </w:rPr>
        <w:t xml:space="preserve">Tim Pelaksana </w:t>
      </w:r>
      <w:r w:rsidR="00C17485">
        <w:rPr>
          <w:rFonts w:ascii="Arial" w:eastAsia="Arial" w:hAnsi="Arial" w:cs="Arial"/>
          <w:sz w:val="22"/>
          <w:szCs w:val="22"/>
        </w:rPr>
        <w:t xml:space="preserve">dan </w:t>
      </w:r>
      <w:r w:rsidR="00F03058" w:rsidRPr="00F03058">
        <w:rPr>
          <w:rFonts w:ascii="Arial" w:eastAsia="Arial" w:hAnsi="Arial" w:cs="Arial"/>
          <w:sz w:val="22"/>
          <w:szCs w:val="22"/>
        </w:rPr>
        <w:t>Pejabat Pembuat Komitmen</w:t>
      </w:r>
      <w:r w:rsidR="00C17485">
        <w:rPr>
          <w:rFonts w:ascii="Arial" w:eastAsia="Arial" w:hAnsi="Arial" w:cs="Arial"/>
          <w:sz w:val="22"/>
          <w:szCs w:val="22"/>
        </w:rPr>
        <w:t xml:space="preserve">. </w:t>
      </w:r>
      <w:r w:rsidR="00C17485" w:rsidRPr="00B506FD">
        <w:rPr>
          <w:rFonts w:ascii="Arial" w:eastAsia="Arial" w:hAnsi="Arial" w:cs="Arial"/>
          <w:sz w:val="22"/>
          <w:szCs w:val="22"/>
        </w:rPr>
        <w:t>Pemeriksaan substansi dokumen pemilihan sesuai dengan Peraturan Perunda</w:t>
      </w:r>
      <w:r>
        <w:rPr>
          <w:rFonts w:ascii="Arial" w:eastAsia="Arial" w:hAnsi="Arial" w:cs="Arial"/>
          <w:sz w:val="22"/>
          <w:szCs w:val="22"/>
        </w:rPr>
        <w:t>ng-</w:t>
      </w:r>
      <w:r w:rsidR="00C17485" w:rsidRPr="00B506FD">
        <w:rPr>
          <w:rFonts w:ascii="Arial" w:eastAsia="Arial" w:hAnsi="Arial" w:cs="Arial"/>
          <w:sz w:val="22"/>
          <w:szCs w:val="22"/>
        </w:rPr>
        <w:t xml:space="preserve">undangan terkait Pengadaan Barang/Jasa Pemerintah. </w:t>
      </w:r>
    </w:p>
    <w:p w14:paraId="162ABA03"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1E7C210B"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472CB42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59213B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4E92FF27"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374B6E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B2E63F9"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469F3DDA"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FD8DE4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6D4B8BBF"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6EC33B85"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3839FB1"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52D07194"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576E19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19720FCA"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CEF94F0"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5D3AD5B7"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479197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6F496C5"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2ED7075D"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2424D90" w14:textId="77777777" w:rsidR="00A45FF6" w:rsidRDefault="00A45FF6" w:rsidP="00791123">
      <w:pPr>
        <w:pBdr>
          <w:top w:val="nil"/>
          <w:left w:val="nil"/>
          <w:bottom w:val="nil"/>
          <w:right w:val="nil"/>
          <w:between w:val="nil"/>
        </w:pBdr>
        <w:spacing w:line="276" w:lineRule="auto"/>
        <w:jc w:val="both"/>
        <w:rPr>
          <w:rFonts w:ascii="Arial" w:eastAsia="Arial" w:hAnsi="Arial" w:cs="Arial"/>
          <w:sz w:val="22"/>
          <w:szCs w:val="22"/>
        </w:rPr>
      </w:pPr>
    </w:p>
    <w:p w14:paraId="6FE4086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3C6CAE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674B9904"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46D5C99"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190C4884"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2AD2C949" w14:textId="77777777" w:rsidR="00A45FF6" w:rsidRDefault="00A45FF6" w:rsidP="0053156B">
      <w:pPr>
        <w:pBdr>
          <w:top w:val="nil"/>
          <w:left w:val="nil"/>
          <w:bottom w:val="nil"/>
          <w:right w:val="nil"/>
          <w:between w:val="nil"/>
        </w:pBdr>
        <w:spacing w:line="276" w:lineRule="auto"/>
        <w:rPr>
          <w:rFonts w:ascii="Arial" w:eastAsia="Arial" w:hAnsi="Arial" w:cs="Arial"/>
          <w:sz w:val="22"/>
          <w:szCs w:val="22"/>
        </w:rPr>
      </w:pPr>
    </w:p>
    <w:p w14:paraId="60FD7B7D"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1E9905E" w14:textId="0B47F0E0" w:rsidR="00A45FF6" w:rsidRPr="00A45FF6" w:rsidRDefault="00A45FF6" w:rsidP="00A45FF6">
      <w:pPr>
        <w:pBdr>
          <w:top w:val="nil"/>
          <w:left w:val="nil"/>
          <w:bottom w:val="nil"/>
          <w:right w:val="nil"/>
          <w:between w:val="nil"/>
        </w:pBdr>
        <w:spacing w:line="276" w:lineRule="auto"/>
        <w:ind w:left="567"/>
        <w:jc w:val="right"/>
        <w:rPr>
          <w:rFonts w:ascii="Arial" w:eastAsia="Arial" w:hAnsi="Arial" w:cs="Arial"/>
          <w:i/>
          <w:iCs/>
          <w:sz w:val="22"/>
          <w:szCs w:val="22"/>
        </w:rPr>
        <w:sectPr w:rsidR="00A45FF6" w:rsidRPr="00A45FF6" w:rsidSect="0053156B">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418" w:left="1418" w:header="720" w:footer="284" w:gutter="0"/>
          <w:cols w:space="720"/>
          <w:titlePg/>
          <w:docGrid w:linePitch="272"/>
        </w:sectPr>
      </w:pPr>
      <w:r w:rsidRPr="00A45FF6">
        <w:rPr>
          <w:rFonts w:ascii="Arial" w:eastAsia="Arial" w:hAnsi="Arial" w:cs="Arial"/>
          <w:i/>
          <w:iCs/>
          <w:sz w:val="22"/>
          <w:szCs w:val="22"/>
        </w:rPr>
        <w:t>3. Hasil...</w:t>
      </w:r>
    </w:p>
    <w:p w14:paraId="2059EC21" w14:textId="709EB4BA" w:rsidR="00F70FBB" w:rsidRPr="00895830"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895830">
        <w:rPr>
          <w:rFonts w:ascii="Arial" w:hAnsi="Arial" w:cs="Arial"/>
          <w:b/>
          <w:bCs/>
          <w:highlight w:val="yellow"/>
        </w:rPr>
        <w:lastRenderedPageBreak/>
        <w:t>Hasil Reviu Dokumen</w:t>
      </w:r>
      <w:r w:rsidR="42558ACD" w:rsidRPr="00895830">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628"/>
        <w:gridCol w:w="2313"/>
        <w:gridCol w:w="1111"/>
        <w:gridCol w:w="1049"/>
        <w:gridCol w:w="1441"/>
        <w:gridCol w:w="3737"/>
        <w:gridCol w:w="1440"/>
        <w:gridCol w:w="1450"/>
        <w:gridCol w:w="956"/>
      </w:tblGrid>
      <w:tr w:rsidR="00FA471D" w:rsidRPr="00895830" w14:paraId="7B91A1A8" w14:textId="77777777" w:rsidTr="00356DC1">
        <w:trPr>
          <w:tblHeader/>
        </w:trPr>
        <w:tc>
          <w:tcPr>
            <w:tcW w:w="628" w:type="dxa"/>
            <w:vMerge w:val="restart"/>
            <w:vAlign w:val="center"/>
          </w:tcPr>
          <w:p w14:paraId="3C1EC1DB" w14:textId="23966F49"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No.</w:t>
            </w:r>
          </w:p>
        </w:tc>
        <w:tc>
          <w:tcPr>
            <w:tcW w:w="9651" w:type="dxa"/>
            <w:gridSpan w:val="5"/>
            <w:vMerge w:val="restart"/>
            <w:vAlign w:val="center"/>
          </w:tcPr>
          <w:p w14:paraId="159BFFC7" w14:textId="67A71CDB"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Uraian Dokumen</w:t>
            </w:r>
          </w:p>
        </w:tc>
        <w:tc>
          <w:tcPr>
            <w:tcW w:w="3846" w:type="dxa"/>
            <w:gridSpan w:val="3"/>
            <w:vAlign w:val="center"/>
          </w:tcPr>
          <w:p w14:paraId="6384DFFC" w14:textId="735371D3"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Catatan/Tanggapan</w:t>
            </w:r>
          </w:p>
        </w:tc>
      </w:tr>
      <w:tr w:rsidR="00B41714" w:rsidRPr="00895830" w14:paraId="5C9F2D8D" w14:textId="77777777" w:rsidTr="00356DC1">
        <w:trPr>
          <w:tblHeader/>
        </w:trPr>
        <w:tc>
          <w:tcPr>
            <w:tcW w:w="628" w:type="dxa"/>
            <w:vMerge/>
            <w:vAlign w:val="center"/>
          </w:tcPr>
          <w:p w14:paraId="1CF3A571" w14:textId="77777777"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p>
        </w:tc>
        <w:tc>
          <w:tcPr>
            <w:tcW w:w="9651" w:type="dxa"/>
            <w:gridSpan w:val="5"/>
            <w:vMerge/>
            <w:vAlign w:val="center"/>
          </w:tcPr>
          <w:p w14:paraId="7E94CBAF" w14:textId="77777777"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p>
        </w:tc>
        <w:tc>
          <w:tcPr>
            <w:tcW w:w="1440" w:type="dxa"/>
            <w:vAlign w:val="center"/>
          </w:tcPr>
          <w:p w14:paraId="2D56E645" w14:textId="79A00743"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Tim Pelaksana</w:t>
            </w:r>
          </w:p>
        </w:tc>
        <w:tc>
          <w:tcPr>
            <w:tcW w:w="1450" w:type="dxa"/>
            <w:vAlign w:val="center"/>
          </w:tcPr>
          <w:p w14:paraId="79CCBBE8" w14:textId="0B437DDE"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Pokja Pemilihan</w:t>
            </w:r>
          </w:p>
        </w:tc>
        <w:tc>
          <w:tcPr>
            <w:tcW w:w="956" w:type="dxa"/>
            <w:vAlign w:val="center"/>
          </w:tcPr>
          <w:p w14:paraId="3E51A120" w14:textId="3740701C"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PPK</w:t>
            </w:r>
          </w:p>
        </w:tc>
      </w:tr>
      <w:tr w:rsidR="006C5287" w:rsidRPr="00895830" w14:paraId="6D4A9336" w14:textId="77777777" w:rsidTr="00356DC1">
        <w:tc>
          <w:tcPr>
            <w:tcW w:w="628" w:type="dxa"/>
          </w:tcPr>
          <w:p w14:paraId="61A36DC3" w14:textId="214E99BF"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1.</w:t>
            </w:r>
          </w:p>
        </w:tc>
        <w:tc>
          <w:tcPr>
            <w:tcW w:w="9651" w:type="dxa"/>
            <w:gridSpan w:val="5"/>
          </w:tcPr>
          <w:p w14:paraId="4C79D576" w14:textId="4E8B5054" w:rsidR="006C5287" w:rsidRPr="00895830" w:rsidRDefault="006C5287" w:rsidP="006C5287">
            <w:pPr>
              <w:pStyle w:val="ListParagraph"/>
              <w:spacing w:before="2" w:line="276" w:lineRule="auto"/>
              <w:ind w:left="0" w:right="28"/>
              <w:jc w:val="both"/>
              <w:rPr>
                <w:rFonts w:ascii="Bookman Old Style" w:hAnsi="Bookman Old Style" w:cs="Arial"/>
                <w:b/>
                <w:bCs/>
                <w:highlight w:val="yellow"/>
                <w:lang w:val="en-US"/>
              </w:rPr>
            </w:pPr>
            <w:r w:rsidRPr="00895830">
              <w:rPr>
                <w:rFonts w:ascii="Bookman Old Style" w:hAnsi="Bookman Old Style" w:cs="Arial"/>
                <w:b/>
                <w:bCs/>
                <w:highlight w:val="yellow"/>
              </w:rPr>
              <w:t>U</w:t>
            </w:r>
            <w:r w:rsidRPr="00895830">
              <w:rPr>
                <w:rFonts w:ascii="Bookman Old Style" w:hAnsi="Bookman Old Style" w:cs="Arial"/>
                <w:b/>
                <w:bCs/>
                <w:highlight w:val="yellow"/>
                <w:lang w:val="en-US"/>
              </w:rPr>
              <w:t>ndangan</w:t>
            </w:r>
          </w:p>
        </w:tc>
        <w:tc>
          <w:tcPr>
            <w:tcW w:w="1440" w:type="dxa"/>
          </w:tcPr>
          <w:p w14:paraId="78FEEF53" w14:textId="1D74A6A6"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67302CB9" w14:textId="22CE197D"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3E30B2DD" w14:textId="57B4A12F"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C5287" w:rsidRPr="00895830" w14:paraId="6AC3D8EF" w14:textId="77777777" w:rsidTr="00356DC1">
        <w:tc>
          <w:tcPr>
            <w:tcW w:w="628" w:type="dxa"/>
          </w:tcPr>
          <w:p w14:paraId="60FE7108" w14:textId="23A0083B"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2.</w:t>
            </w:r>
          </w:p>
        </w:tc>
        <w:tc>
          <w:tcPr>
            <w:tcW w:w="9651" w:type="dxa"/>
            <w:gridSpan w:val="5"/>
          </w:tcPr>
          <w:p w14:paraId="7CBC8A48" w14:textId="6CF8CC4B" w:rsidR="006C5287" w:rsidRPr="00895830" w:rsidRDefault="006C5287" w:rsidP="006C5287">
            <w:pPr>
              <w:pStyle w:val="ListParagraph"/>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Umum</w:t>
            </w:r>
          </w:p>
        </w:tc>
        <w:tc>
          <w:tcPr>
            <w:tcW w:w="1440" w:type="dxa"/>
          </w:tcPr>
          <w:p w14:paraId="6811DA73" w14:textId="3F1FF983"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0FF65601" w14:textId="48B3EF9B"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784E313D" w14:textId="39FBDF0E"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C5287" w:rsidRPr="00895830" w14:paraId="580412BE" w14:textId="77777777" w:rsidTr="00356DC1">
        <w:tc>
          <w:tcPr>
            <w:tcW w:w="628" w:type="dxa"/>
          </w:tcPr>
          <w:p w14:paraId="766638B0" w14:textId="4D68766E"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3.</w:t>
            </w:r>
          </w:p>
        </w:tc>
        <w:tc>
          <w:tcPr>
            <w:tcW w:w="9651" w:type="dxa"/>
            <w:gridSpan w:val="5"/>
          </w:tcPr>
          <w:p w14:paraId="4502D489" w14:textId="4051F558" w:rsidR="006C5287" w:rsidRPr="00895830" w:rsidRDefault="006C5287" w:rsidP="006C5287">
            <w:pPr>
              <w:pStyle w:val="ListParagraph"/>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Instruksi Kepada Peserta [IKP]</w:t>
            </w:r>
          </w:p>
        </w:tc>
        <w:tc>
          <w:tcPr>
            <w:tcW w:w="1440" w:type="dxa"/>
          </w:tcPr>
          <w:p w14:paraId="18A057F9" w14:textId="0EA8FC72"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5A5BBAE1" w14:textId="03E96B86"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0C1D3843" w14:textId="2CCE9972"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B41714" w:rsidRPr="00895830" w14:paraId="3F65A790" w14:textId="77777777" w:rsidTr="00356DC1">
        <w:tc>
          <w:tcPr>
            <w:tcW w:w="628" w:type="dxa"/>
          </w:tcPr>
          <w:p w14:paraId="2F4FE9E7" w14:textId="3B94403D" w:rsidR="00391E2B" w:rsidRPr="00895830" w:rsidRDefault="007E4562" w:rsidP="007E4562">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4.</w:t>
            </w:r>
          </w:p>
        </w:tc>
        <w:tc>
          <w:tcPr>
            <w:tcW w:w="9651" w:type="dxa"/>
            <w:gridSpan w:val="5"/>
          </w:tcPr>
          <w:p w14:paraId="4B4EB733" w14:textId="1E37389D" w:rsidR="00391E2B" w:rsidRPr="00895830" w:rsidRDefault="00391E2B" w:rsidP="00BD73D6">
            <w:pPr>
              <w:pStyle w:val="ListParagraph"/>
              <w:tabs>
                <w:tab w:val="left" w:pos="3268"/>
              </w:tabs>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 xml:space="preserve">Lembar Data </w:t>
            </w:r>
            <w:r w:rsidR="00AC440B" w:rsidRPr="00895830">
              <w:rPr>
                <w:rFonts w:ascii="Bookman Old Style" w:hAnsi="Bookman Old Style" w:cs="Arial"/>
                <w:b/>
                <w:bCs/>
                <w:highlight w:val="yellow"/>
                <w:lang w:val="en-US"/>
              </w:rPr>
              <w:t>Pemilihan</w:t>
            </w:r>
            <w:r w:rsidRPr="00895830">
              <w:rPr>
                <w:rFonts w:ascii="Bookman Old Style" w:hAnsi="Bookman Old Style" w:cs="Arial"/>
                <w:b/>
                <w:bCs/>
                <w:highlight w:val="yellow"/>
              </w:rPr>
              <w:t xml:space="preserve"> </w:t>
            </w:r>
            <w:r w:rsidR="0034589D" w:rsidRPr="00895830">
              <w:rPr>
                <w:rFonts w:ascii="Bookman Old Style" w:hAnsi="Bookman Old Style" w:cs="Arial"/>
                <w:b/>
                <w:bCs/>
                <w:highlight w:val="yellow"/>
              </w:rPr>
              <w:t>[</w:t>
            </w:r>
            <w:r w:rsidRPr="00895830">
              <w:rPr>
                <w:rFonts w:ascii="Bookman Old Style" w:hAnsi="Bookman Old Style" w:cs="Arial"/>
                <w:b/>
                <w:bCs/>
                <w:highlight w:val="yellow"/>
              </w:rPr>
              <w:t>LD</w:t>
            </w:r>
            <w:r w:rsidR="00AC440B" w:rsidRPr="00895830">
              <w:rPr>
                <w:rFonts w:ascii="Bookman Old Style" w:hAnsi="Bookman Old Style" w:cs="Arial"/>
                <w:b/>
                <w:bCs/>
                <w:highlight w:val="yellow"/>
                <w:lang w:val="en-US"/>
              </w:rPr>
              <w:t>P</w:t>
            </w:r>
            <w:r w:rsidR="0034589D" w:rsidRPr="00895830">
              <w:rPr>
                <w:rFonts w:ascii="Bookman Old Style" w:hAnsi="Bookman Old Style" w:cs="Arial"/>
                <w:b/>
                <w:bCs/>
                <w:highlight w:val="yellow"/>
              </w:rPr>
              <w:t>]</w:t>
            </w:r>
            <w:r w:rsidR="00BD73D6" w:rsidRPr="00895830">
              <w:rPr>
                <w:rFonts w:ascii="Bookman Old Style" w:hAnsi="Bookman Old Style" w:cs="Arial"/>
                <w:b/>
                <w:bCs/>
                <w:highlight w:val="yellow"/>
              </w:rPr>
              <w:tab/>
            </w:r>
          </w:p>
        </w:tc>
        <w:tc>
          <w:tcPr>
            <w:tcW w:w="1440" w:type="dxa"/>
          </w:tcPr>
          <w:p w14:paraId="25D6EC7B" w14:textId="77777777" w:rsidR="00391E2B" w:rsidRPr="00895830" w:rsidRDefault="00391E2B" w:rsidP="008948A4">
            <w:pPr>
              <w:pStyle w:val="ListParagraph"/>
              <w:spacing w:before="2" w:line="276" w:lineRule="auto"/>
              <w:ind w:left="0" w:right="28"/>
              <w:jc w:val="both"/>
              <w:rPr>
                <w:rFonts w:ascii="Bookman Old Style" w:hAnsi="Bookman Old Style" w:cs="Arial"/>
                <w:b/>
                <w:bCs/>
                <w:highlight w:val="yellow"/>
              </w:rPr>
            </w:pPr>
          </w:p>
        </w:tc>
        <w:tc>
          <w:tcPr>
            <w:tcW w:w="1450" w:type="dxa"/>
          </w:tcPr>
          <w:p w14:paraId="413AF311" w14:textId="77777777" w:rsidR="00391E2B" w:rsidRPr="00895830" w:rsidRDefault="00391E2B" w:rsidP="008948A4">
            <w:pPr>
              <w:pStyle w:val="ListParagraph"/>
              <w:spacing w:before="2" w:line="276" w:lineRule="auto"/>
              <w:ind w:left="0" w:right="28"/>
              <w:jc w:val="both"/>
              <w:rPr>
                <w:rFonts w:ascii="Bookman Old Style" w:hAnsi="Bookman Old Style" w:cs="Arial"/>
                <w:b/>
                <w:bCs/>
                <w:highlight w:val="yellow"/>
              </w:rPr>
            </w:pPr>
          </w:p>
        </w:tc>
        <w:tc>
          <w:tcPr>
            <w:tcW w:w="956" w:type="dxa"/>
          </w:tcPr>
          <w:p w14:paraId="0D8B987D" w14:textId="77777777" w:rsidR="00391E2B" w:rsidRPr="00895830" w:rsidRDefault="00391E2B" w:rsidP="008948A4">
            <w:pPr>
              <w:pStyle w:val="ListParagraph"/>
              <w:spacing w:before="2" w:line="276" w:lineRule="auto"/>
              <w:ind w:left="0" w:right="28"/>
              <w:jc w:val="both"/>
              <w:rPr>
                <w:rFonts w:ascii="Bookman Old Style" w:hAnsi="Bookman Old Style" w:cs="Arial"/>
                <w:b/>
                <w:bCs/>
                <w:highlight w:val="yellow"/>
              </w:rPr>
            </w:pPr>
          </w:p>
        </w:tc>
      </w:tr>
      <w:tr w:rsidR="0070582D" w:rsidRPr="00895830" w14:paraId="75982CBC" w14:textId="77777777" w:rsidTr="00356DC1">
        <w:tc>
          <w:tcPr>
            <w:tcW w:w="628" w:type="dxa"/>
            <w:vMerge w:val="restart"/>
          </w:tcPr>
          <w:p w14:paraId="39DA02F9"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c>
          <w:tcPr>
            <w:tcW w:w="2313" w:type="dxa"/>
            <w:vAlign w:val="center"/>
          </w:tcPr>
          <w:p w14:paraId="7BB0E51E" w14:textId="09A1207A" w:rsidR="00391E2B" w:rsidRPr="00895830" w:rsidRDefault="00391E2B" w:rsidP="007E4562">
            <w:pPr>
              <w:pStyle w:val="ListParagraph"/>
              <w:ind w:left="0" w:right="28"/>
              <w:jc w:val="center"/>
              <w:rPr>
                <w:rFonts w:ascii="Bookman Old Style" w:hAnsi="Bookman Old Style" w:cs="Arial"/>
                <w:b/>
                <w:bCs/>
                <w:highlight w:val="yellow"/>
              </w:rPr>
            </w:pPr>
            <w:r w:rsidRPr="00895830">
              <w:rPr>
                <w:rFonts w:ascii="Bookman Old Style" w:hAnsi="Bookman Old Style"/>
                <w:b/>
                <w:bCs/>
                <w:highlight w:val="yellow"/>
              </w:rPr>
              <w:t>HAL</w:t>
            </w:r>
          </w:p>
        </w:tc>
        <w:tc>
          <w:tcPr>
            <w:tcW w:w="1111" w:type="dxa"/>
            <w:vAlign w:val="center"/>
          </w:tcPr>
          <w:p w14:paraId="4C52A7DC" w14:textId="6E20C68E" w:rsidR="00391E2B" w:rsidRPr="00895830" w:rsidRDefault="00391E2B" w:rsidP="007E4562">
            <w:pPr>
              <w:pStyle w:val="ListParagraph"/>
              <w:ind w:left="0" w:right="28"/>
              <w:jc w:val="center"/>
              <w:rPr>
                <w:rFonts w:ascii="Bookman Old Style" w:hAnsi="Bookman Old Style" w:cs="Arial"/>
                <w:b/>
                <w:bCs/>
                <w:highlight w:val="yellow"/>
              </w:rPr>
            </w:pPr>
            <w:r w:rsidRPr="00895830">
              <w:rPr>
                <w:rFonts w:ascii="Bookman Old Style" w:hAnsi="Bookman Old Style"/>
                <w:b/>
                <w:bCs/>
                <w:highlight w:val="yellow"/>
              </w:rPr>
              <w:t>NOMOR IKP</w:t>
            </w:r>
          </w:p>
        </w:tc>
        <w:tc>
          <w:tcPr>
            <w:tcW w:w="6227" w:type="dxa"/>
            <w:gridSpan w:val="3"/>
            <w:vAlign w:val="center"/>
          </w:tcPr>
          <w:p w14:paraId="19FE756C" w14:textId="72271A69" w:rsidR="00391E2B" w:rsidRPr="00895830" w:rsidRDefault="00391E2B" w:rsidP="007E4562">
            <w:pPr>
              <w:pStyle w:val="ListParagraph"/>
              <w:ind w:left="0" w:right="28"/>
              <w:jc w:val="center"/>
              <w:rPr>
                <w:rFonts w:ascii="Bookman Old Style" w:hAnsi="Bookman Old Style" w:cs="Arial"/>
                <w:b/>
                <w:bCs/>
                <w:highlight w:val="yellow"/>
              </w:rPr>
            </w:pPr>
            <w:r w:rsidRPr="00895830">
              <w:rPr>
                <w:rFonts w:ascii="Bookman Old Style" w:hAnsi="Bookman Old Style"/>
                <w:b/>
                <w:bCs/>
                <w:highlight w:val="yellow"/>
              </w:rPr>
              <w:t>KETENTUAN DAN INFORMASI SPESIFIK</w:t>
            </w:r>
          </w:p>
        </w:tc>
        <w:tc>
          <w:tcPr>
            <w:tcW w:w="1440" w:type="dxa"/>
            <w:vAlign w:val="center"/>
          </w:tcPr>
          <w:p w14:paraId="51EB632F"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c>
          <w:tcPr>
            <w:tcW w:w="1450" w:type="dxa"/>
            <w:vAlign w:val="center"/>
          </w:tcPr>
          <w:p w14:paraId="4E48EFB2"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c>
          <w:tcPr>
            <w:tcW w:w="956" w:type="dxa"/>
          </w:tcPr>
          <w:p w14:paraId="5F204F89"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r>
      <w:tr w:rsidR="00490973" w:rsidRPr="00895830" w14:paraId="6728656F" w14:textId="77777777" w:rsidTr="00356DC1">
        <w:tc>
          <w:tcPr>
            <w:tcW w:w="628" w:type="dxa"/>
            <w:vMerge/>
          </w:tcPr>
          <w:p w14:paraId="69F90CB3" w14:textId="77777777" w:rsidR="00490973" w:rsidRPr="00895830" w:rsidRDefault="00490973" w:rsidP="00490973">
            <w:pPr>
              <w:pStyle w:val="ListParagraph"/>
              <w:spacing w:before="2" w:line="276" w:lineRule="auto"/>
              <w:ind w:left="0" w:right="28"/>
              <w:jc w:val="both"/>
              <w:rPr>
                <w:rFonts w:ascii="Bookman Old Style" w:hAnsi="Bookman Old Style" w:cs="Arial"/>
                <w:b/>
                <w:bCs/>
                <w:highlight w:val="yellow"/>
              </w:rPr>
            </w:pPr>
          </w:p>
        </w:tc>
        <w:tc>
          <w:tcPr>
            <w:tcW w:w="2313" w:type="dxa"/>
          </w:tcPr>
          <w:p w14:paraId="12691828" w14:textId="16F5036D" w:rsidR="00490973" w:rsidRPr="00895830" w:rsidRDefault="00490973" w:rsidP="008C5ED7">
            <w:pPr>
              <w:pStyle w:val="ListParagraph"/>
              <w:numPr>
                <w:ilvl w:val="0"/>
                <w:numId w:val="7"/>
              </w:numPr>
              <w:spacing w:before="2" w:line="276" w:lineRule="auto"/>
              <w:ind w:left="192" w:right="28"/>
              <w:jc w:val="center"/>
              <w:rPr>
                <w:rFonts w:ascii="Bookman Old Style" w:hAnsi="Bookman Old Style" w:cs="Arial"/>
                <w:b/>
                <w:bCs/>
                <w:highlight w:val="yellow"/>
              </w:rPr>
            </w:pPr>
            <w:r w:rsidRPr="00895830">
              <w:rPr>
                <w:rFonts w:ascii="Bookman Old Style" w:hAnsi="Bookman Old Style" w:cs="Arial"/>
                <w:b/>
                <w:bCs/>
                <w:highlight w:val="yellow"/>
              </w:rPr>
              <w:t>Identitas Pokja</w:t>
            </w:r>
          </w:p>
        </w:tc>
        <w:tc>
          <w:tcPr>
            <w:tcW w:w="1111" w:type="dxa"/>
          </w:tcPr>
          <w:p w14:paraId="64D063F0" w14:textId="509118CF"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highlight w:val="yellow"/>
              </w:rPr>
              <w:t>1.1</w:t>
            </w:r>
          </w:p>
        </w:tc>
        <w:tc>
          <w:tcPr>
            <w:tcW w:w="6227" w:type="dxa"/>
            <w:gridSpan w:val="3"/>
          </w:tcPr>
          <w:p w14:paraId="3ACB08AF" w14:textId="77777777" w:rsidR="00490973" w:rsidRPr="00895830" w:rsidRDefault="00490973" w:rsidP="00490973">
            <w:pPr>
              <w:spacing w:after="120"/>
              <w:jc w:val="both"/>
              <w:rPr>
                <w:rFonts w:ascii="Bookman Old Style" w:eastAsia="Basic" w:hAnsi="Bookman Old Style" w:cs="Basic"/>
                <w:highlight w:val="yellow"/>
              </w:rPr>
            </w:pPr>
            <w:r w:rsidRPr="00895830">
              <w:rPr>
                <w:rFonts w:ascii="Bookman Old Style" w:eastAsia="Basic" w:hAnsi="Bookman Old Style" w:cs="Basic"/>
                <w:highlight w:val="yellow"/>
              </w:rPr>
              <w:t>Identitas Pokja Pemilihan:</w:t>
            </w:r>
          </w:p>
          <w:p w14:paraId="1A18F32C" w14:textId="6B892177" w:rsidR="00490973" w:rsidRPr="00895830" w:rsidRDefault="00490973" w:rsidP="008C5ED7">
            <w:pPr>
              <w:numPr>
                <w:ilvl w:val="0"/>
                <w:numId w:val="19"/>
              </w:numPr>
              <w:pBdr>
                <w:top w:val="nil"/>
                <w:left w:val="nil"/>
                <w:bottom w:val="nil"/>
                <w:right w:val="nil"/>
                <w:between w:val="nil"/>
              </w:pBd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Pokja Pemilihan: </w:t>
            </w:r>
            <w:r w:rsidRPr="00895830">
              <w:rPr>
                <w:rFonts w:ascii="Bookman Old Style" w:eastAsia="Basic" w:hAnsi="Bookman Old Style" w:cs="Basic"/>
                <w:b/>
                <w:bCs/>
                <w:highlight w:val="yellow"/>
              </w:rPr>
              <w:t>Kelompok Kerja Pemilihan</w:t>
            </w:r>
            <w:r w:rsidRPr="00895830">
              <w:rPr>
                <w:rFonts w:ascii="Bookman Old Style" w:eastAsia="Basic" w:hAnsi="Bookman Old Style" w:cs="Basic"/>
                <w:highlight w:val="yellow"/>
              </w:rPr>
              <w:t xml:space="preserve"> </w:t>
            </w:r>
            <w:r w:rsidR="0086030A" w:rsidRPr="00895830">
              <w:rPr>
                <w:rFonts w:ascii="Bookman Old Style" w:eastAsia="Basic" w:hAnsi="Bookman Old Style" w:cs="Basic"/>
                <w:b/>
                <w:bCs/>
                <w:highlight w:val="yellow"/>
              </w:rPr>
              <w:t>1.B.13</w:t>
            </w:r>
            <w:r w:rsidRPr="00895830">
              <w:rPr>
                <w:rFonts w:ascii="Bookman Old Style" w:eastAsia="Basic" w:hAnsi="Bookman Old Style" w:cs="Basic"/>
                <w:b/>
                <w:bCs/>
                <w:highlight w:val="yellow"/>
              </w:rPr>
              <w:t xml:space="preserve"> BP2JK Wilayah Kalimantan Selatan Tahun Anggaran 2025-2026</w:t>
            </w:r>
          </w:p>
          <w:p w14:paraId="258DB4AF" w14:textId="77777777" w:rsidR="00490973" w:rsidRPr="00895830" w:rsidRDefault="00490973" w:rsidP="008C5ED7">
            <w:pPr>
              <w:numPr>
                <w:ilvl w:val="0"/>
                <w:numId w:val="19"/>
              </w:numP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Alamat Pokja Pemilihan: </w:t>
            </w:r>
            <w:r w:rsidRPr="00895830">
              <w:rPr>
                <w:rFonts w:ascii="Bookman Old Style" w:eastAsia="Basic" w:hAnsi="Bookman Old Style" w:cs="Basic"/>
                <w:b/>
                <w:bCs/>
                <w:highlight w:val="yellow"/>
              </w:rPr>
              <w:t>Jl. Yos Sudarso No. 37A Gedung Balai Jasa Konstruksi Wilayah V Banjarmasin Lt. 2 70119</w:t>
            </w:r>
          </w:p>
          <w:p w14:paraId="2996CAE0" w14:textId="1C10DAC6" w:rsidR="00490973" w:rsidRPr="00895830" w:rsidRDefault="00490973" w:rsidP="008C5ED7">
            <w:pPr>
              <w:numPr>
                <w:ilvl w:val="0"/>
                <w:numId w:val="19"/>
              </w:numP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Alamat </w:t>
            </w:r>
            <w:r w:rsidRPr="00895830">
              <w:rPr>
                <w:rFonts w:ascii="Bookman Old Style" w:eastAsia="Basic" w:hAnsi="Bookman Old Style" w:cs="Basic"/>
                <w:i/>
                <w:highlight w:val="yellow"/>
              </w:rPr>
              <w:t xml:space="preserve">website </w:t>
            </w:r>
            <w:r w:rsidRPr="00895830">
              <w:rPr>
                <w:rFonts w:ascii="Bookman Old Style" w:eastAsia="Basic" w:hAnsi="Bookman Old Style" w:cs="Basic"/>
                <w:highlight w:val="yellow"/>
              </w:rPr>
              <w:t xml:space="preserve">LPSE: </w:t>
            </w:r>
            <w:r w:rsidR="00606DA1" w:rsidRPr="00895830">
              <w:rPr>
                <w:rFonts w:ascii="Bookman Old Style" w:eastAsia="Basic" w:hAnsi="Bookman Old Style" w:cs="Basic"/>
                <w:b/>
                <w:bCs/>
                <w:highlight w:val="yellow"/>
              </w:rPr>
              <w:t>https://spse.inaproc.id/pu</w:t>
            </w:r>
          </w:p>
        </w:tc>
        <w:tc>
          <w:tcPr>
            <w:tcW w:w="1440" w:type="dxa"/>
            <w:vAlign w:val="center"/>
          </w:tcPr>
          <w:p w14:paraId="18F1C14E" w14:textId="66649EAB"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D917D38" w14:textId="3D27E5A8"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17D8372" w14:textId="3EA22836"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AB3EE3" w:rsidRPr="00895830" w14:paraId="4C1143EF" w14:textId="77777777" w:rsidTr="00356DC1">
        <w:tc>
          <w:tcPr>
            <w:tcW w:w="628" w:type="dxa"/>
            <w:vMerge/>
          </w:tcPr>
          <w:p w14:paraId="137652F1" w14:textId="77777777" w:rsidR="00AB3EE3" w:rsidRPr="00895830" w:rsidRDefault="00AB3EE3" w:rsidP="00AB3EE3">
            <w:pPr>
              <w:pStyle w:val="ListParagraph"/>
              <w:spacing w:before="2" w:line="276" w:lineRule="auto"/>
              <w:ind w:left="0" w:right="28"/>
              <w:jc w:val="both"/>
              <w:rPr>
                <w:rFonts w:ascii="Bookman Old Style" w:hAnsi="Bookman Old Style" w:cs="Arial"/>
                <w:b/>
                <w:bCs/>
                <w:highlight w:val="yellow"/>
              </w:rPr>
            </w:pPr>
          </w:p>
        </w:tc>
        <w:tc>
          <w:tcPr>
            <w:tcW w:w="2313" w:type="dxa"/>
          </w:tcPr>
          <w:p w14:paraId="3D58AE6F" w14:textId="70BDA573" w:rsidR="00AB3EE3" w:rsidRPr="00895830" w:rsidRDefault="00AB3EE3" w:rsidP="00AB3EE3">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Lingkup Pekerjaan</w:t>
            </w:r>
          </w:p>
        </w:tc>
        <w:tc>
          <w:tcPr>
            <w:tcW w:w="1111" w:type="dxa"/>
          </w:tcPr>
          <w:p w14:paraId="0E28ABB9" w14:textId="36811321"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highlight w:val="yellow"/>
              </w:rPr>
              <w:t>1.2</w:t>
            </w:r>
          </w:p>
        </w:tc>
        <w:tc>
          <w:tcPr>
            <w:tcW w:w="6227" w:type="dxa"/>
            <w:gridSpan w:val="3"/>
          </w:tcPr>
          <w:p w14:paraId="473008D8" w14:textId="77777777" w:rsidR="00AB3EE3" w:rsidRPr="00895830" w:rsidRDefault="00AB3EE3" w:rsidP="00AB3EE3">
            <w:pPr>
              <w:pBdr>
                <w:top w:val="nil"/>
                <w:left w:val="nil"/>
                <w:bottom w:val="nil"/>
                <w:right w:val="nil"/>
                <w:between w:val="nil"/>
              </w:pBdr>
              <w:spacing w:after="120"/>
              <w:jc w:val="both"/>
              <w:rPr>
                <w:rFonts w:ascii="Bookman Old Style" w:eastAsia="Basic" w:hAnsi="Bookman Old Style" w:cs="Basic"/>
                <w:highlight w:val="yellow"/>
              </w:rPr>
            </w:pPr>
            <w:r w:rsidRPr="00895830">
              <w:rPr>
                <w:rFonts w:ascii="Bookman Old Style" w:eastAsia="Basic" w:hAnsi="Bookman Old Style" w:cs="Basic"/>
                <w:highlight w:val="yellow"/>
              </w:rPr>
              <w:t>Lingkup Pekerjaan:</w:t>
            </w:r>
          </w:p>
          <w:p w14:paraId="18D030DF" w14:textId="77777777" w:rsidR="00AB3EE3" w:rsidRPr="00895830" w:rsidRDefault="00AB3EE3" w:rsidP="00AB3EE3">
            <w:pPr>
              <w:numPr>
                <w:ilvl w:val="0"/>
                <w:numId w:val="15"/>
              </w:numPr>
              <w:pBdr>
                <w:top w:val="nil"/>
                <w:left w:val="nil"/>
                <w:bottom w:val="nil"/>
                <w:right w:val="nil"/>
                <w:between w:val="nil"/>
              </w:pBd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Nama paket pekerjaan: </w:t>
            </w:r>
          </w:p>
          <w:p w14:paraId="05EF8BCB" w14:textId="77777777" w:rsidR="00AB3EE3" w:rsidRPr="00895830" w:rsidRDefault="00AB3EE3" w:rsidP="00AB3EE3">
            <w:pPr>
              <w:pBdr>
                <w:top w:val="nil"/>
                <w:left w:val="nil"/>
                <w:bottom w:val="nil"/>
                <w:right w:val="nil"/>
                <w:between w:val="nil"/>
              </w:pBdr>
              <w:ind w:left="441"/>
              <w:jc w:val="both"/>
              <w:rPr>
                <w:rFonts w:ascii="Bookman Old Style" w:eastAsia="Basic" w:hAnsi="Bookman Old Style" w:cs="Basic"/>
                <w:highlight w:val="yellow"/>
              </w:rPr>
            </w:pPr>
            <w:r w:rsidRPr="00895830">
              <w:rPr>
                <w:rFonts w:ascii="Bookman Old Style" w:eastAsia="Basic" w:hAnsi="Bookman Old Style" w:cs="Basic"/>
                <w:b/>
                <w:bCs/>
                <w:highlight w:val="yellow"/>
              </w:rPr>
              <w:t>PW-MYC IJD 03 Pengawasan Teknik Pembangunan Jalan Lintas Tengah Pulau Laut</w:t>
            </w:r>
          </w:p>
          <w:p w14:paraId="51D2A7BD" w14:textId="77777777" w:rsidR="00AB3EE3" w:rsidRPr="00895830" w:rsidRDefault="00AB3EE3" w:rsidP="00AB3EE3">
            <w:pPr>
              <w:pBdr>
                <w:top w:val="nil"/>
                <w:left w:val="nil"/>
                <w:bottom w:val="nil"/>
                <w:right w:val="nil"/>
                <w:between w:val="nil"/>
              </w:pBdr>
              <w:ind w:left="720"/>
              <w:rPr>
                <w:rFonts w:ascii="Bookman Old Style" w:eastAsia="Basic" w:hAnsi="Bookman Old Style" w:cs="Basic"/>
                <w:b/>
                <w:highlight w:val="yellow"/>
              </w:rPr>
            </w:pPr>
          </w:p>
          <w:p w14:paraId="1979D1F5" w14:textId="77777777" w:rsidR="00AB3EE3" w:rsidRPr="00895830" w:rsidRDefault="00AB3EE3" w:rsidP="00AB3EE3">
            <w:pPr>
              <w:numPr>
                <w:ilvl w:val="0"/>
                <w:numId w:val="15"/>
              </w:numPr>
              <w:pBdr>
                <w:top w:val="nil"/>
                <w:left w:val="nil"/>
                <w:bottom w:val="nil"/>
                <w:right w:val="nil"/>
                <w:between w:val="nil"/>
              </w:pBdr>
              <w:ind w:left="441" w:hanging="425"/>
              <w:jc w:val="both"/>
              <w:rPr>
                <w:rFonts w:ascii="Bookman Old Style" w:eastAsia="Basic" w:hAnsi="Bookman Old Style" w:cs="Basic"/>
                <w:i/>
                <w:highlight w:val="yellow"/>
              </w:rPr>
            </w:pPr>
            <w:r w:rsidRPr="00895830">
              <w:rPr>
                <w:rFonts w:ascii="Bookman Old Style" w:eastAsia="Basic" w:hAnsi="Bookman Old Style" w:cs="Basic"/>
                <w:highlight w:val="yellow"/>
              </w:rPr>
              <w:t xml:space="preserve">Uraian singkat dan lingkup pekerjaan: </w:t>
            </w:r>
            <w:r w:rsidRPr="00895830">
              <w:rPr>
                <w:rFonts w:ascii="Bookman Old Style" w:eastAsia="Basic" w:hAnsi="Bookman Old Style" w:cs="Basic"/>
                <w:b/>
                <w:bCs/>
                <w:highlight w:val="yellow"/>
              </w:rPr>
              <w:t>Menyediakan jasa Konsultan Pengawasan pada Pengawasan Teknik Pembangunan Jalan Lintas Tengah Pulau Laut Tahun Anggaran 2025 - 2026. Tujuan dari Kegiatan Konsultan Pengawasan pada Pembangunan Jalan Lintas Tengah Pulau Laut adalah untuk mengawasi dan mengendalikan Pembangunan Jalan dari segi waktu, biaya, mutu, pencapaian sasaran fisik (kuantitas dan kualitas), dan tertib administrasi, Tahun Anggaran 2025 – 2026.</w:t>
            </w:r>
          </w:p>
          <w:p w14:paraId="717864BD" w14:textId="77777777" w:rsidR="00AB3EE3" w:rsidRPr="00895830" w:rsidRDefault="00AB3EE3" w:rsidP="00AB3EE3">
            <w:pPr>
              <w:pBdr>
                <w:top w:val="nil"/>
                <w:left w:val="nil"/>
                <w:bottom w:val="nil"/>
                <w:right w:val="nil"/>
                <w:between w:val="nil"/>
              </w:pBdr>
              <w:ind w:left="441"/>
              <w:jc w:val="both"/>
              <w:rPr>
                <w:rFonts w:ascii="Bookman Old Style" w:eastAsia="Basic" w:hAnsi="Bookman Old Style" w:cs="Basic"/>
                <w:b/>
                <w:bCs/>
                <w:highlight w:val="yellow"/>
              </w:rPr>
            </w:pPr>
            <w:r w:rsidRPr="00895830">
              <w:rPr>
                <w:rFonts w:ascii="Bookman Old Style" w:eastAsia="Basic" w:hAnsi="Bookman Old Style" w:cs="Basic"/>
                <w:b/>
                <w:bCs/>
                <w:highlight w:val="yellow"/>
              </w:rPr>
              <w:t xml:space="preserve">Apabila persetujuan kontrak tahun jamak tidak disetujui oleh pejabat yang berwenang sesuai ketentuan peraturan perundangan, maka </w:t>
            </w:r>
            <w:r w:rsidRPr="00895830">
              <w:rPr>
                <w:rFonts w:ascii="Bookman Old Style" w:eastAsia="Basic" w:hAnsi="Bookman Old Style" w:cs="Basic"/>
                <w:b/>
                <w:bCs/>
                <w:highlight w:val="yellow"/>
              </w:rPr>
              <w:lastRenderedPageBreak/>
              <w:t>tender/tender cepat/mini kompetisi/seleksi/RO dibatalkan dan peserta tender tidak mendapatkan ganti rugi dalam bentuk apapun.</w:t>
            </w:r>
          </w:p>
          <w:p w14:paraId="32BDA477" w14:textId="77777777" w:rsidR="00AB3EE3" w:rsidRPr="00895830" w:rsidRDefault="00AB3EE3" w:rsidP="00AB3EE3">
            <w:pPr>
              <w:pBdr>
                <w:top w:val="nil"/>
                <w:left w:val="nil"/>
                <w:bottom w:val="nil"/>
                <w:right w:val="nil"/>
                <w:between w:val="nil"/>
              </w:pBdr>
              <w:ind w:left="441"/>
              <w:jc w:val="both"/>
              <w:rPr>
                <w:rFonts w:ascii="Bookman Old Style" w:eastAsia="Basic" w:hAnsi="Bookman Old Style" w:cs="Basic"/>
                <w:b/>
                <w:bCs/>
                <w:i/>
                <w:highlight w:val="yellow"/>
              </w:rPr>
            </w:pPr>
            <w:r w:rsidRPr="00895830">
              <w:rPr>
                <w:rFonts w:ascii="Bookman Old Style" w:eastAsia="Basic" w:hAnsi="Bookman Old Style" w:cs="Basic"/>
                <w:b/>
                <w:bCs/>
                <w:highlight w:val="yellow"/>
              </w:rPr>
              <w:t>Alokasi DIPA masih dalam proses. Apabila alokasi DIPA untuk paket tersebut tidak tersedia dalam dokumen anggaran, maka tender/tender cepat/mini kompetisi/seleksi/RO dapat dibatalkan dan peserta tender tidak mendapatkan ganti rugi dalam bentuk apapun.</w:t>
            </w:r>
          </w:p>
          <w:p w14:paraId="38065CC3" w14:textId="77777777" w:rsidR="00AB3EE3" w:rsidRPr="00895830" w:rsidRDefault="00AB3EE3" w:rsidP="00AB3EE3">
            <w:pPr>
              <w:jc w:val="both"/>
              <w:rPr>
                <w:rFonts w:ascii="Bookman Old Style" w:eastAsia="Basic" w:hAnsi="Bookman Old Style" w:cs="Basic"/>
                <w:b/>
                <w:i/>
                <w:highlight w:val="yellow"/>
              </w:rPr>
            </w:pPr>
          </w:p>
          <w:p w14:paraId="67218951" w14:textId="77777777" w:rsidR="00AB3EE3" w:rsidRPr="00895830" w:rsidRDefault="00AB3EE3" w:rsidP="00AB3EE3">
            <w:pPr>
              <w:numPr>
                <w:ilvl w:val="0"/>
                <w:numId w:val="15"/>
              </w:numPr>
              <w:pBdr>
                <w:top w:val="nil"/>
                <w:left w:val="nil"/>
                <w:bottom w:val="nil"/>
                <w:right w:val="nil"/>
                <w:between w:val="nil"/>
              </w:pBdr>
              <w:ind w:left="441" w:hanging="425"/>
              <w:jc w:val="both"/>
              <w:rPr>
                <w:rFonts w:ascii="Bookman Old Style" w:eastAsia="Basic" w:hAnsi="Bookman Old Style" w:cs="Basic"/>
                <w:i/>
                <w:highlight w:val="yellow"/>
              </w:rPr>
            </w:pPr>
            <w:r w:rsidRPr="00895830">
              <w:rPr>
                <w:rFonts w:ascii="Bookman Old Style" w:eastAsia="Basic" w:hAnsi="Bookman Old Style" w:cs="Basic"/>
                <w:highlight w:val="yellow"/>
              </w:rPr>
              <w:t xml:space="preserve">Lokasi pekerjaan: </w:t>
            </w:r>
          </w:p>
          <w:p w14:paraId="4950920D" w14:textId="0824A825" w:rsidR="00AB3EE3" w:rsidRPr="00895830" w:rsidRDefault="00AB3EE3" w:rsidP="00AB3EE3">
            <w:pPr>
              <w:pBdr>
                <w:top w:val="nil"/>
                <w:left w:val="nil"/>
                <w:bottom w:val="nil"/>
                <w:right w:val="nil"/>
                <w:between w:val="nil"/>
              </w:pBdr>
              <w:ind w:left="441"/>
              <w:jc w:val="both"/>
              <w:rPr>
                <w:rFonts w:ascii="Bookman Old Style" w:eastAsia="Basic" w:hAnsi="Bookman Old Style" w:cs="Basic"/>
                <w:i/>
                <w:highlight w:val="yellow"/>
              </w:rPr>
            </w:pPr>
            <w:r w:rsidRPr="00895830">
              <w:rPr>
                <w:rFonts w:ascii="Bookman Old Style" w:eastAsia="Basic" w:hAnsi="Bookman Old Style" w:cs="Basic"/>
                <w:b/>
                <w:bCs/>
                <w:highlight w:val="yellow"/>
              </w:rPr>
              <w:t>Jalan Lintas Tengah Pulau Laut dan Kab. Kotabaru, Provinsi Kalimantan Selatan</w:t>
            </w:r>
          </w:p>
        </w:tc>
        <w:tc>
          <w:tcPr>
            <w:tcW w:w="1440" w:type="dxa"/>
            <w:vAlign w:val="center"/>
          </w:tcPr>
          <w:p w14:paraId="32FFDF41" w14:textId="6DED72B6"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1D2494FC" w14:textId="49569AD1"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F744F41" w14:textId="1A7E1094"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14AA9" w:rsidRPr="00895830" w14:paraId="2C1E471D" w14:textId="77777777" w:rsidTr="00356DC1">
        <w:tc>
          <w:tcPr>
            <w:tcW w:w="628" w:type="dxa"/>
            <w:vMerge/>
          </w:tcPr>
          <w:p w14:paraId="6EEF5C88" w14:textId="77777777" w:rsidR="00614AA9" w:rsidRPr="00895830" w:rsidRDefault="00614AA9" w:rsidP="00614AA9">
            <w:pPr>
              <w:pStyle w:val="ListParagraph"/>
              <w:spacing w:line="276" w:lineRule="auto"/>
              <w:ind w:left="0" w:right="28"/>
              <w:jc w:val="both"/>
              <w:rPr>
                <w:rFonts w:ascii="Bookman Old Style" w:hAnsi="Bookman Old Style" w:cs="Arial"/>
                <w:b/>
                <w:bCs/>
                <w:highlight w:val="yellow"/>
              </w:rPr>
            </w:pPr>
          </w:p>
        </w:tc>
        <w:tc>
          <w:tcPr>
            <w:tcW w:w="2313" w:type="dxa"/>
          </w:tcPr>
          <w:p w14:paraId="6FBDCA89" w14:textId="46B995E7" w:rsidR="00614AA9" w:rsidRPr="00895830" w:rsidRDefault="00614AA9" w:rsidP="00614AA9">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Sumber Dana</w:t>
            </w:r>
          </w:p>
        </w:tc>
        <w:tc>
          <w:tcPr>
            <w:tcW w:w="1111" w:type="dxa"/>
          </w:tcPr>
          <w:p w14:paraId="5F0FD0CB" w14:textId="58B88653" w:rsidR="00614AA9" w:rsidRPr="00895830" w:rsidRDefault="00614AA9" w:rsidP="00614AA9">
            <w:pPr>
              <w:pStyle w:val="ListParagraph"/>
              <w:ind w:left="0" w:right="28"/>
              <w:jc w:val="center"/>
              <w:rPr>
                <w:rFonts w:ascii="Bookman Old Style" w:hAnsi="Bookman Old Style" w:cs="Arial"/>
                <w:b/>
                <w:bCs/>
                <w:highlight w:val="yellow"/>
              </w:rPr>
            </w:pPr>
            <w:r w:rsidRPr="00895830">
              <w:rPr>
                <w:rFonts w:ascii="Bookman Old Style" w:hAnsi="Bookman Old Style" w:cs="Arial"/>
                <w:highlight w:val="yellow"/>
              </w:rPr>
              <w:t>2</w:t>
            </w:r>
          </w:p>
        </w:tc>
        <w:tc>
          <w:tcPr>
            <w:tcW w:w="6227" w:type="dxa"/>
            <w:gridSpan w:val="3"/>
          </w:tcPr>
          <w:p w14:paraId="7162CF94" w14:textId="77777777" w:rsidR="00614AA9" w:rsidRPr="00895830" w:rsidRDefault="00614AA9" w:rsidP="00614AA9">
            <w:pPr>
              <w:numPr>
                <w:ilvl w:val="0"/>
                <w:numId w:val="14"/>
              </w:numPr>
              <w:pBdr>
                <w:top w:val="nil"/>
                <w:left w:val="nil"/>
                <w:bottom w:val="nil"/>
                <w:right w:val="nil"/>
                <w:between w:val="nil"/>
              </w:pBdr>
              <w:ind w:left="419"/>
              <w:jc w:val="both"/>
              <w:rPr>
                <w:rFonts w:ascii="Bookman Old Style" w:eastAsia="Basic" w:hAnsi="Bookman Old Style" w:cs="Basic"/>
                <w:i/>
                <w:highlight w:val="yellow"/>
              </w:rPr>
            </w:pPr>
            <w:r w:rsidRPr="00895830">
              <w:rPr>
                <w:rFonts w:ascii="Bookman Old Style" w:eastAsia="Basic" w:hAnsi="Bookman Old Style" w:cs="Basic"/>
                <w:highlight w:val="yellow"/>
              </w:rPr>
              <w:t>Pekerjaan ini dibiayai dari sumber pendanaan :</w:t>
            </w:r>
          </w:p>
          <w:p w14:paraId="76C25A39" w14:textId="77777777" w:rsidR="00614AA9" w:rsidRPr="00895830" w:rsidRDefault="00614AA9" w:rsidP="00614AA9">
            <w:pPr>
              <w:pBdr>
                <w:top w:val="nil"/>
                <w:left w:val="nil"/>
                <w:bottom w:val="nil"/>
                <w:right w:val="nil"/>
                <w:between w:val="nil"/>
              </w:pBdr>
              <w:ind w:left="419"/>
              <w:jc w:val="both"/>
              <w:rPr>
                <w:rFonts w:ascii="Bookman Old Style" w:eastAsia="Basic" w:hAnsi="Bookman Old Style" w:cs="Basic"/>
                <w:i/>
                <w:highlight w:val="yellow"/>
              </w:rPr>
            </w:pPr>
            <w:r w:rsidRPr="00895830">
              <w:rPr>
                <w:rFonts w:ascii="Bookman Old Style" w:eastAsia="Basic" w:hAnsi="Bookman Old Style" w:cs="Basic"/>
                <w:b/>
                <w:bCs/>
                <w:highlight w:val="yellow"/>
              </w:rPr>
              <w:t>APBN Tahun Anggaran 2025 - 2026</w:t>
            </w:r>
          </w:p>
          <w:p w14:paraId="190C277C" w14:textId="77777777" w:rsidR="00614AA9" w:rsidRPr="00895830" w:rsidRDefault="00614AA9" w:rsidP="00614AA9">
            <w:pPr>
              <w:jc w:val="both"/>
              <w:rPr>
                <w:rFonts w:ascii="Bookman Old Style" w:eastAsia="Basic" w:hAnsi="Bookman Old Style" w:cs="Basic"/>
                <w:b/>
                <w:highlight w:val="yellow"/>
              </w:rPr>
            </w:pPr>
          </w:p>
          <w:p w14:paraId="02536D62" w14:textId="7A45EF3D" w:rsidR="00614AA9" w:rsidRPr="00895830" w:rsidRDefault="00614AA9" w:rsidP="00912C6D">
            <w:pPr>
              <w:numPr>
                <w:ilvl w:val="0"/>
                <w:numId w:val="14"/>
              </w:num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Pagu Anggaran: </w:t>
            </w:r>
            <w:r w:rsidRPr="00895830">
              <w:rPr>
                <w:rFonts w:ascii="Bookman Old Style" w:eastAsia="Basic" w:hAnsi="Bookman Old Style" w:cs="Basic"/>
                <w:b/>
                <w:bCs/>
                <w:highlight w:val="yellow"/>
              </w:rPr>
              <w:t>Rp5.801.507.000,00 (lima miliar delapan ratus satu juta lima ratus tujuh ribu rupiah), dengan rincian:</w:t>
            </w:r>
          </w:p>
          <w:p w14:paraId="5597F7F5" w14:textId="77777777" w:rsidR="00614AA9" w:rsidRPr="00895830" w:rsidRDefault="00614AA9" w:rsidP="00912C6D">
            <w:pPr>
              <w:pStyle w:val="ListParagraph"/>
              <w:numPr>
                <w:ilvl w:val="0"/>
                <w:numId w:val="21"/>
              </w:numPr>
              <w:pBdr>
                <w:top w:val="nil"/>
                <w:left w:val="nil"/>
                <w:bottom w:val="nil"/>
                <w:right w:val="nil"/>
                <w:between w:val="nil"/>
              </w:pBdr>
              <w:ind w:left="798"/>
              <w:jc w:val="both"/>
              <w:rPr>
                <w:rFonts w:ascii="Bookman Old Style" w:eastAsia="Basic" w:hAnsi="Bookman Old Style" w:cs="Basic"/>
                <w:b/>
                <w:bCs/>
                <w:highlight w:val="yellow"/>
              </w:rPr>
            </w:pPr>
            <w:r w:rsidRPr="00895830">
              <w:rPr>
                <w:rFonts w:ascii="Bookman Old Style" w:eastAsia="Basic" w:hAnsi="Bookman Old Style" w:cs="Basic"/>
                <w:b/>
                <w:bCs/>
                <w:highlight w:val="yellow"/>
              </w:rPr>
              <w:t>TA. 2025: Rp537.202.000,00  (lima ratus tiga puluh tujuh juta dua ratus dua ribu rupiah);</w:t>
            </w:r>
          </w:p>
          <w:p w14:paraId="4210440E" w14:textId="77777777" w:rsidR="00614AA9" w:rsidRPr="00895830" w:rsidRDefault="00614AA9" w:rsidP="00912C6D">
            <w:pPr>
              <w:pStyle w:val="ListParagraph"/>
              <w:numPr>
                <w:ilvl w:val="0"/>
                <w:numId w:val="21"/>
              </w:numPr>
              <w:pBdr>
                <w:top w:val="nil"/>
                <w:left w:val="nil"/>
                <w:bottom w:val="nil"/>
                <w:right w:val="nil"/>
                <w:between w:val="nil"/>
              </w:pBdr>
              <w:ind w:left="798"/>
              <w:jc w:val="both"/>
              <w:rPr>
                <w:rFonts w:ascii="Bookman Old Style" w:eastAsia="Basic" w:hAnsi="Bookman Old Style" w:cs="Basic"/>
                <w:b/>
                <w:bCs/>
                <w:highlight w:val="yellow"/>
              </w:rPr>
            </w:pPr>
            <w:r w:rsidRPr="00895830">
              <w:rPr>
                <w:rFonts w:ascii="Bookman Old Style" w:eastAsia="Basic" w:hAnsi="Bookman Old Style" w:cs="Basic"/>
                <w:b/>
                <w:bCs/>
                <w:highlight w:val="yellow"/>
              </w:rPr>
              <w:t>TA. 2026: Rp5.264.305.000,00   (lima miliar dua ratus enam puluh empat juta tiga ratus lima ribu rupiah).</w:t>
            </w:r>
          </w:p>
          <w:p w14:paraId="419E0523" w14:textId="77777777" w:rsidR="00614AA9" w:rsidRPr="00895830" w:rsidRDefault="00614AA9" w:rsidP="00614AA9">
            <w:pPr>
              <w:pBdr>
                <w:top w:val="nil"/>
                <w:left w:val="nil"/>
                <w:bottom w:val="nil"/>
                <w:right w:val="nil"/>
                <w:between w:val="nil"/>
              </w:pBdr>
              <w:rPr>
                <w:rFonts w:ascii="Bookman Old Style" w:eastAsia="Basic" w:hAnsi="Bookman Old Style" w:cs="Basic"/>
                <w:highlight w:val="yellow"/>
              </w:rPr>
            </w:pPr>
          </w:p>
          <w:p w14:paraId="6637DE2A" w14:textId="77777777" w:rsidR="00614AA9" w:rsidRPr="00895830" w:rsidRDefault="00614AA9" w:rsidP="00614AA9">
            <w:pPr>
              <w:numPr>
                <w:ilvl w:val="0"/>
                <w:numId w:val="14"/>
              </w:num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Harga Perkiraan Sendiri (HPS): </w:t>
            </w:r>
          </w:p>
          <w:p w14:paraId="0852D1EB" w14:textId="77777777" w:rsidR="00614AA9" w:rsidRPr="00895830" w:rsidRDefault="00614AA9" w:rsidP="00614AA9">
            <w:p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b/>
                <w:bCs/>
                <w:highlight w:val="yellow"/>
              </w:rPr>
              <w:t>Rp5.801.505.576,00 (lima miliar delapan ratus satu juta lima ratus lima ribu lima ratus tujuh puluh enam rupiah).</w:t>
            </w:r>
          </w:p>
          <w:p w14:paraId="6C4BE3FC" w14:textId="77777777" w:rsidR="00614AA9" w:rsidRPr="00895830" w:rsidRDefault="00614AA9" w:rsidP="00614AA9">
            <w:pPr>
              <w:pBdr>
                <w:top w:val="nil"/>
                <w:left w:val="nil"/>
                <w:bottom w:val="nil"/>
                <w:right w:val="nil"/>
                <w:between w:val="nil"/>
              </w:pBdr>
              <w:ind w:left="419"/>
              <w:jc w:val="both"/>
              <w:rPr>
                <w:rFonts w:ascii="Bookman Old Style" w:eastAsia="Basic" w:hAnsi="Bookman Old Style" w:cs="Basic"/>
                <w:highlight w:val="yellow"/>
              </w:rPr>
            </w:pPr>
          </w:p>
          <w:p w14:paraId="36761C8E" w14:textId="77777777" w:rsidR="00614AA9" w:rsidRPr="00895830" w:rsidRDefault="00614AA9" w:rsidP="00614AA9">
            <w:pPr>
              <w:numPr>
                <w:ilvl w:val="0"/>
                <w:numId w:val="14"/>
              </w:num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Dasar pembuatan remunerasi yang digunakan mengacu pada Keputusan Menteri Pekerjaan Umum Nomor 33/KPTS/M/2025 tentang Besaran Remunerasi Minimal Tenaga Kerja Konstruksi pada Jenjang Jabatan Ahli </w:t>
            </w:r>
            <w:r w:rsidRPr="00895830">
              <w:rPr>
                <w:rFonts w:ascii="Bookman Old Style" w:eastAsia="Basic" w:hAnsi="Bookman Old Style" w:cs="Basic"/>
                <w:highlight w:val="yellow"/>
              </w:rPr>
              <w:lastRenderedPageBreak/>
              <w:t>untuk Layanan Jasa Konsultansi Konstruksi pada tanggal 14 Januari 2025.</w:t>
            </w:r>
          </w:p>
          <w:p w14:paraId="7F801FC8" w14:textId="77777777" w:rsidR="00614AA9" w:rsidRPr="00895830" w:rsidRDefault="00614AA9" w:rsidP="00614AA9">
            <w:pPr>
              <w:jc w:val="both"/>
              <w:rPr>
                <w:rFonts w:ascii="Bookman Old Style" w:eastAsia="Bookman Old Style" w:hAnsi="Bookman Old Style" w:cs="Bookman Old Style"/>
                <w:i/>
                <w:iCs/>
                <w:highlight w:val="yellow"/>
              </w:rPr>
            </w:pPr>
          </w:p>
          <w:p w14:paraId="71503B7B" w14:textId="77777777" w:rsidR="00614AA9" w:rsidRPr="00895830" w:rsidRDefault="00614AA9" w:rsidP="00614AA9">
            <w:pPr>
              <w:ind w:left="419"/>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(Apabila alokasi dana/anggaran dalam dokumen anggaran DIPA TA. 2025 yang disahkan dan/atau persetujuan kontrak tahun jamak belum disahkan, tidak tersedia, dan/atau tidak mencukupi, maka Pengadaan Barang/Jasa dapat dibatalkan dan Peserta tidak dapat menuntut ganti rugi dalam bentuk apapun)</w:t>
            </w:r>
          </w:p>
          <w:p w14:paraId="2E06D964" w14:textId="77777777" w:rsidR="00614AA9" w:rsidRPr="00895830" w:rsidRDefault="00614AA9" w:rsidP="00614AA9">
            <w:pPr>
              <w:jc w:val="both"/>
              <w:rPr>
                <w:rFonts w:ascii="Bookman Old Style" w:eastAsia="Bookman Old Style" w:hAnsi="Bookman Old Style" w:cs="Bookman Old Style"/>
                <w:i/>
                <w:iCs/>
                <w:highlight w:val="yellow"/>
              </w:rPr>
            </w:pPr>
          </w:p>
          <w:p w14:paraId="57CEA6F8" w14:textId="77777777" w:rsidR="00614AA9" w:rsidRPr="00895830" w:rsidRDefault="00614AA9" w:rsidP="00614AA9">
            <w:pPr>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[Dalam hal terdapat penggunaan tenaga kerja asing dan masih dalam proses persetujuan maka ditambahkan ketentuan sebagai berikut:</w:t>
            </w:r>
          </w:p>
          <w:p w14:paraId="2DE86989" w14:textId="77777777" w:rsidR="00614AA9" w:rsidRPr="00895830" w:rsidRDefault="00614AA9" w:rsidP="00614AA9">
            <w:pPr>
              <w:pStyle w:val="ListParagraph"/>
              <w:numPr>
                <w:ilvl w:val="3"/>
                <w:numId w:val="14"/>
              </w:numPr>
              <w:spacing w:line="259" w:lineRule="auto"/>
              <w:ind w:left="307"/>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Proses pengadaan ini membutuhkan Tenaga Kerja Asing sesuai izin Menteri PUPR berdasarkan Surat Menteri PUPR Nomor PB.0101-Mn/2075 tanggal 17 Oktober 2022 tentang Pengendalian Penggunaan Barang Impor dan Tenaga Kerja Asing pada Pengadaan Barang/Jasa di Kementerian Pekerjaan Umum dan Perumahan Rakyat. Persetujuan penggunaan Tenaga Kerja Asing masih dalam proses.</w:t>
            </w:r>
          </w:p>
          <w:p w14:paraId="7CC9F2A7" w14:textId="4DAFCCBE" w:rsidR="00614AA9" w:rsidRPr="00895830" w:rsidRDefault="00614AA9" w:rsidP="00614AA9">
            <w:pPr>
              <w:pStyle w:val="ListParagraph"/>
              <w:numPr>
                <w:ilvl w:val="3"/>
                <w:numId w:val="14"/>
              </w:numPr>
              <w:spacing w:line="259" w:lineRule="auto"/>
              <w:ind w:left="307"/>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Apabila persetujuan penggunaan Tenaga Kerja Asing tidak ada maka proses seleksi dapat dibatalkan dan calon penyedia jasa tidak dapat meminta ganti kerugian.]</w:t>
            </w:r>
          </w:p>
        </w:tc>
        <w:tc>
          <w:tcPr>
            <w:tcW w:w="1440" w:type="dxa"/>
            <w:vAlign w:val="center"/>
          </w:tcPr>
          <w:p w14:paraId="6A6EFAFC" w14:textId="204646B3" w:rsidR="00614AA9" w:rsidRPr="00895830" w:rsidRDefault="00614AA9" w:rsidP="00614AA9">
            <w:pPr>
              <w:pStyle w:val="ListParagraph"/>
              <w:spacing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3E9F7B60" w14:textId="43130A3C" w:rsidR="00614AA9" w:rsidRPr="00895830" w:rsidRDefault="00614AA9" w:rsidP="00614AA9">
            <w:pPr>
              <w:pStyle w:val="ListParagraph"/>
              <w:spacing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74CE5F3" w14:textId="4C7C6508" w:rsidR="00614AA9" w:rsidRPr="00895830" w:rsidRDefault="00614AA9" w:rsidP="00614AA9">
            <w:pPr>
              <w:pStyle w:val="ListParagraph"/>
              <w:spacing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2CABCBC9" w14:textId="77777777" w:rsidTr="00356DC1">
        <w:tc>
          <w:tcPr>
            <w:tcW w:w="628" w:type="dxa"/>
            <w:vMerge/>
          </w:tcPr>
          <w:p w14:paraId="0D019EB0"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2313" w:type="dxa"/>
          </w:tcPr>
          <w:p w14:paraId="12317D63" w14:textId="5D72A327" w:rsidR="00E12CC7" w:rsidRPr="00895830" w:rsidRDefault="00E12CC7"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 xml:space="preserve">Mata Uang Penawaran </w:t>
            </w:r>
          </w:p>
        </w:tc>
        <w:tc>
          <w:tcPr>
            <w:tcW w:w="1111" w:type="dxa"/>
          </w:tcPr>
          <w:p w14:paraId="0FA40254" w14:textId="11E9F36D" w:rsidR="00E12CC7" w:rsidRPr="00895830" w:rsidRDefault="00E12CC7" w:rsidP="00E12CC7">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19.1</w:t>
            </w:r>
          </w:p>
        </w:tc>
        <w:tc>
          <w:tcPr>
            <w:tcW w:w="6227" w:type="dxa"/>
            <w:gridSpan w:val="3"/>
          </w:tcPr>
          <w:p w14:paraId="21FA0F4F" w14:textId="3CF15FD1" w:rsidR="00E12CC7" w:rsidRPr="00895830" w:rsidRDefault="00E12CC7" w:rsidP="00A77356">
            <w:pPr>
              <w:ind w:left="-34"/>
              <w:rPr>
                <w:rFonts w:ascii="Bookman Old Style" w:hAnsi="Bookman Old Style" w:cs="Arial"/>
                <w:highlight w:val="yellow"/>
              </w:rPr>
            </w:pPr>
            <w:r w:rsidRPr="00895830">
              <w:rPr>
                <w:rFonts w:ascii="Bookman Old Style" w:hAnsi="Bookman Old Style" w:cs="Arial"/>
                <w:highlight w:val="yellow"/>
              </w:rPr>
              <w:t xml:space="preserve">Mata uang yang digunakan: </w:t>
            </w:r>
            <w:r w:rsidRPr="00895830">
              <w:rPr>
                <w:rFonts w:ascii="Bookman Old Style" w:hAnsi="Bookman Old Style" w:cs="Arial"/>
                <w:b/>
                <w:bCs/>
                <w:highlight w:val="yellow"/>
              </w:rPr>
              <w:t>Rupiah</w:t>
            </w:r>
            <w:r w:rsidRPr="00895830">
              <w:rPr>
                <w:rFonts w:ascii="Bookman Old Style" w:hAnsi="Bookman Old Style" w:cs="Arial"/>
                <w:highlight w:val="yellow"/>
              </w:rPr>
              <w:t xml:space="preserve"> </w:t>
            </w:r>
          </w:p>
        </w:tc>
        <w:tc>
          <w:tcPr>
            <w:tcW w:w="1440" w:type="dxa"/>
            <w:vAlign w:val="center"/>
          </w:tcPr>
          <w:p w14:paraId="112A056C" w14:textId="5B3CB773"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41EAACC" w14:textId="4356A4EC"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78B0E2D" w14:textId="6E01CC05"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13172F" w:rsidRPr="00895830" w14:paraId="2FB97AFC" w14:textId="77777777" w:rsidTr="00356DC1">
        <w:tc>
          <w:tcPr>
            <w:tcW w:w="628" w:type="dxa"/>
            <w:vMerge/>
          </w:tcPr>
          <w:p w14:paraId="66984B7A" w14:textId="77777777" w:rsidR="0013172F" w:rsidRPr="00895830" w:rsidRDefault="0013172F" w:rsidP="0013172F">
            <w:pPr>
              <w:pStyle w:val="ListParagraph"/>
              <w:spacing w:before="2" w:line="276" w:lineRule="auto"/>
              <w:ind w:left="0" w:right="28"/>
              <w:jc w:val="both"/>
              <w:rPr>
                <w:rFonts w:ascii="Bookman Old Style" w:hAnsi="Bookman Old Style" w:cs="Arial"/>
                <w:b/>
                <w:bCs/>
                <w:highlight w:val="yellow"/>
              </w:rPr>
            </w:pPr>
          </w:p>
        </w:tc>
        <w:tc>
          <w:tcPr>
            <w:tcW w:w="2313" w:type="dxa"/>
          </w:tcPr>
          <w:p w14:paraId="7B946820" w14:textId="47438142" w:rsidR="0013172F" w:rsidRPr="00895830" w:rsidRDefault="0013172F"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 xml:space="preserve">Cara Pembayaran </w:t>
            </w:r>
          </w:p>
        </w:tc>
        <w:tc>
          <w:tcPr>
            <w:tcW w:w="1111" w:type="dxa"/>
          </w:tcPr>
          <w:p w14:paraId="076B878B" w14:textId="6AE877D9" w:rsidR="0013172F" w:rsidRPr="00895830" w:rsidRDefault="0013172F" w:rsidP="0013172F">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19.2</w:t>
            </w:r>
          </w:p>
        </w:tc>
        <w:tc>
          <w:tcPr>
            <w:tcW w:w="6227" w:type="dxa"/>
            <w:gridSpan w:val="3"/>
          </w:tcPr>
          <w:p w14:paraId="433B92F9" w14:textId="731F7C2D" w:rsidR="0013172F" w:rsidRPr="00895830" w:rsidRDefault="0013172F" w:rsidP="0013172F">
            <w:pPr>
              <w:ind w:left="-33"/>
              <w:rPr>
                <w:rFonts w:ascii="Bookman Old Style" w:hAnsi="Bookman Old Style" w:cs="Arial"/>
                <w:highlight w:val="yellow"/>
              </w:rPr>
            </w:pPr>
            <w:r w:rsidRPr="00895830">
              <w:rPr>
                <w:rFonts w:ascii="Bookman Old Style" w:eastAsia="Basic" w:hAnsi="Bookman Old Style" w:cs="Basic"/>
                <w:highlight w:val="yellow"/>
              </w:rPr>
              <w:t xml:space="preserve">Pembayaran dilakukan dengan cara </w:t>
            </w:r>
            <w:r w:rsidRPr="00895830">
              <w:rPr>
                <w:rFonts w:ascii="Bookman Old Style" w:eastAsia="Basic" w:hAnsi="Bookman Old Style" w:cs="Basic"/>
                <w:b/>
                <w:bCs/>
                <w:highlight w:val="yellow"/>
              </w:rPr>
              <w:t>Bulanan</w:t>
            </w:r>
          </w:p>
        </w:tc>
        <w:tc>
          <w:tcPr>
            <w:tcW w:w="1440" w:type="dxa"/>
            <w:vAlign w:val="center"/>
          </w:tcPr>
          <w:p w14:paraId="5F822C21" w14:textId="7F7C449F" w:rsidR="0013172F" w:rsidRPr="00895830" w:rsidRDefault="0013172F" w:rsidP="0013172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FE3C761" w14:textId="0205DC58" w:rsidR="0013172F" w:rsidRPr="00895830" w:rsidRDefault="0013172F" w:rsidP="0013172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064A278" w14:textId="57B34BCE" w:rsidR="0013172F" w:rsidRPr="00895830" w:rsidRDefault="0013172F" w:rsidP="0013172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4B0A5C" w:rsidRPr="00895830" w14:paraId="2F6CA174" w14:textId="77777777" w:rsidTr="00356DC1">
        <w:tc>
          <w:tcPr>
            <w:tcW w:w="628" w:type="dxa"/>
            <w:vMerge/>
          </w:tcPr>
          <w:p w14:paraId="66A5FA2B" w14:textId="77777777" w:rsidR="004B0A5C" w:rsidRPr="00895830" w:rsidRDefault="004B0A5C" w:rsidP="004B0A5C">
            <w:pPr>
              <w:pStyle w:val="ListParagraph"/>
              <w:spacing w:before="2" w:line="276" w:lineRule="auto"/>
              <w:ind w:left="0" w:right="28"/>
              <w:jc w:val="both"/>
              <w:rPr>
                <w:rFonts w:ascii="Bookman Old Style" w:hAnsi="Bookman Old Style" w:cs="Arial"/>
                <w:b/>
                <w:bCs/>
                <w:highlight w:val="yellow"/>
              </w:rPr>
            </w:pPr>
          </w:p>
        </w:tc>
        <w:tc>
          <w:tcPr>
            <w:tcW w:w="2313" w:type="dxa"/>
          </w:tcPr>
          <w:p w14:paraId="087B2363" w14:textId="19BB0D64" w:rsidR="004B0A5C" w:rsidRPr="00895830" w:rsidRDefault="004B0A5C"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Masa Berlaku Penawaran dan Jangka Waktu Pelaksanaan</w:t>
            </w:r>
          </w:p>
        </w:tc>
        <w:tc>
          <w:tcPr>
            <w:tcW w:w="1111" w:type="dxa"/>
          </w:tcPr>
          <w:p w14:paraId="77093652" w14:textId="1305F1D8" w:rsidR="004B0A5C" w:rsidRPr="00895830" w:rsidRDefault="004B0A5C" w:rsidP="004B0A5C">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20.1</w:t>
            </w:r>
          </w:p>
        </w:tc>
        <w:tc>
          <w:tcPr>
            <w:tcW w:w="6227" w:type="dxa"/>
            <w:gridSpan w:val="3"/>
          </w:tcPr>
          <w:p w14:paraId="6F40324F" w14:textId="77777777" w:rsidR="004B0A5C" w:rsidRPr="00895830" w:rsidRDefault="004B0A5C" w:rsidP="008C5ED7">
            <w:pPr>
              <w:numPr>
                <w:ilvl w:val="0"/>
                <w:numId w:val="17"/>
              </w:numPr>
              <w:pBdr>
                <w:top w:val="nil"/>
                <w:left w:val="nil"/>
                <w:bottom w:val="nil"/>
                <w:right w:val="nil"/>
                <w:between w:val="nil"/>
              </w:pBdr>
              <w:ind w:left="449"/>
              <w:jc w:val="both"/>
              <w:rPr>
                <w:rFonts w:ascii="Bookman Old Style" w:eastAsia="Basic" w:hAnsi="Bookman Old Style" w:cs="Basic"/>
                <w:i/>
                <w:highlight w:val="yellow"/>
              </w:rPr>
            </w:pPr>
            <w:r w:rsidRPr="00895830">
              <w:rPr>
                <w:rFonts w:ascii="Bookman Old Style" w:eastAsia="Basic" w:hAnsi="Bookman Old Style" w:cs="Basic"/>
                <w:highlight w:val="yellow"/>
              </w:rPr>
              <w:t xml:space="preserve">Masa berlaku penawaran selama 90 (sembilan puluh) hari kalender sejak batas akhir penyampaian Dokumen Penawaran </w:t>
            </w:r>
          </w:p>
          <w:p w14:paraId="3775F22F" w14:textId="6A549B2E" w:rsidR="004B0A5C" w:rsidRPr="00895830" w:rsidRDefault="004B0A5C" w:rsidP="008C5ED7">
            <w:pPr>
              <w:numPr>
                <w:ilvl w:val="0"/>
                <w:numId w:val="17"/>
              </w:numPr>
              <w:pBdr>
                <w:top w:val="nil"/>
                <w:left w:val="nil"/>
                <w:bottom w:val="nil"/>
                <w:right w:val="nil"/>
                <w:between w:val="nil"/>
              </w:pBdr>
              <w:ind w:left="449"/>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Jangka waktu pelaksanaan pekerjaan: </w:t>
            </w:r>
            <w:r w:rsidRPr="00895830">
              <w:rPr>
                <w:rFonts w:ascii="Bookman Old Style" w:eastAsia="Basic" w:hAnsi="Bookman Old Style" w:cs="Basic"/>
                <w:b/>
                <w:bCs/>
                <w:highlight w:val="yellow"/>
              </w:rPr>
              <w:t>420 (empat ratus dua puluh)</w:t>
            </w:r>
            <w:r w:rsidRPr="00895830">
              <w:rPr>
                <w:rFonts w:ascii="Bookman Old Style" w:eastAsia="Basic" w:hAnsi="Bookman Old Style" w:cs="Basic"/>
                <w:highlight w:val="yellow"/>
              </w:rPr>
              <w:t xml:space="preserve"> hari kalender.</w:t>
            </w:r>
          </w:p>
        </w:tc>
        <w:tc>
          <w:tcPr>
            <w:tcW w:w="1440" w:type="dxa"/>
            <w:vAlign w:val="center"/>
          </w:tcPr>
          <w:p w14:paraId="42D8BB6F" w14:textId="5458B2EC" w:rsidR="004B0A5C" w:rsidRPr="00895830" w:rsidRDefault="004B0A5C" w:rsidP="004B0A5C">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F9B5A4F" w14:textId="69D4F188" w:rsidR="004B0A5C" w:rsidRPr="00895830" w:rsidRDefault="004B0A5C" w:rsidP="004B0A5C">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55E43907" w14:textId="2942DA88" w:rsidR="004B0A5C" w:rsidRPr="00895830" w:rsidRDefault="004B0A5C" w:rsidP="004B0A5C">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7E41B6" w:rsidRPr="00895830" w14:paraId="70E413A4" w14:textId="77777777" w:rsidTr="00356DC1">
        <w:tc>
          <w:tcPr>
            <w:tcW w:w="628" w:type="dxa"/>
            <w:vMerge/>
          </w:tcPr>
          <w:p w14:paraId="757AA5CC" w14:textId="77777777" w:rsidR="007E41B6" w:rsidRPr="00895830" w:rsidRDefault="007E41B6" w:rsidP="007E41B6">
            <w:pPr>
              <w:pStyle w:val="ListParagraph"/>
              <w:spacing w:before="2" w:line="276" w:lineRule="auto"/>
              <w:ind w:left="0" w:right="28"/>
              <w:jc w:val="both"/>
              <w:rPr>
                <w:rFonts w:ascii="Bookman Old Style" w:hAnsi="Bookman Old Style" w:cs="Arial"/>
                <w:b/>
                <w:bCs/>
                <w:highlight w:val="yellow"/>
              </w:rPr>
            </w:pPr>
          </w:p>
        </w:tc>
        <w:tc>
          <w:tcPr>
            <w:tcW w:w="2313" w:type="dxa"/>
          </w:tcPr>
          <w:p w14:paraId="7D3767F6" w14:textId="04019AF3" w:rsidR="007E41B6" w:rsidRPr="00895830" w:rsidRDefault="007E41B6"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Bobot Penawaran</w:t>
            </w:r>
          </w:p>
        </w:tc>
        <w:tc>
          <w:tcPr>
            <w:tcW w:w="1111" w:type="dxa"/>
          </w:tcPr>
          <w:p w14:paraId="519C3516" w14:textId="2357C62B" w:rsidR="007E41B6" w:rsidRPr="00895830" w:rsidRDefault="007E41B6" w:rsidP="007E41B6">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28.9</w:t>
            </w:r>
          </w:p>
        </w:tc>
        <w:tc>
          <w:tcPr>
            <w:tcW w:w="6227" w:type="dxa"/>
            <w:gridSpan w:val="3"/>
          </w:tcPr>
          <w:p w14:paraId="7FF5F643" w14:textId="77777777" w:rsidR="007E41B6" w:rsidRPr="00895830" w:rsidRDefault="007E41B6" w:rsidP="007E41B6">
            <w:pPr>
              <w:rPr>
                <w:rFonts w:ascii="Bookman Old Style" w:eastAsia="Basic" w:hAnsi="Bookman Old Style" w:cs="Basic"/>
                <w:highlight w:val="yellow"/>
              </w:rPr>
            </w:pPr>
            <w:r w:rsidRPr="00895830">
              <w:rPr>
                <w:rFonts w:ascii="Bookman Old Style" w:eastAsia="Basic" w:hAnsi="Bookman Old Style" w:cs="Basic"/>
                <w:highlight w:val="yellow"/>
              </w:rPr>
              <w:t>Bobot kombinasi teknis dan biaya ditetapkan:</w:t>
            </w:r>
          </w:p>
          <w:p w14:paraId="19F56FAA" w14:textId="78F07360" w:rsidR="007E41B6" w:rsidRPr="00895830" w:rsidRDefault="007E41B6" w:rsidP="008C5ED7">
            <w:pPr>
              <w:numPr>
                <w:ilvl w:val="0"/>
                <w:numId w:val="18"/>
              </w:numPr>
              <w:pBdr>
                <w:top w:val="nil"/>
                <w:left w:val="nil"/>
                <w:bottom w:val="nil"/>
                <w:right w:val="nil"/>
                <w:between w:val="nil"/>
              </w:pBdr>
              <w:ind w:left="433"/>
              <w:rPr>
                <w:rFonts w:ascii="Bookman Old Style" w:eastAsia="Basic" w:hAnsi="Bookman Old Style" w:cs="Basic"/>
                <w:highlight w:val="yellow"/>
              </w:rPr>
            </w:pPr>
            <w:r w:rsidRPr="00895830">
              <w:rPr>
                <w:rFonts w:ascii="Bookman Old Style" w:eastAsia="Basic" w:hAnsi="Bookman Old Style" w:cs="Basic"/>
                <w:highlight w:val="yellow"/>
              </w:rPr>
              <w:t xml:space="preserve">Bobot penawaran teknis sebesar </w:t>
            </w:r>
            <w:r w:rsidRPr="00895830">
              <w:rPr>
                <w:rFonts w:ascii="Bookman Old Style" w:eastAsia="Basic" w:hAnsi="Bookman Old Style" w:cs="Basic"/>
                <w:b/>
                <w:bCs/>
                <w:highlight w:val="yellow"/>
              </w:rPr>
              <w:t>80</w:t>
            </w:r>
            <w:r w:rsidR="00651EB3" w:rsidRPr="00895830">
              <w:rPr>
                <w:rFonts w:ascii="Bookman Old Style" w:eastAsia="Basic" w:hAnsi="Bookman Old Style" w:cs="Basic"/>
                <w:b/>
                <w:bCs/>
                <w:highlight w:val="yellow"/>
              </w:rPr>
              <w:t>%</w:t>
            </w:r>
          </w:p>
          <w:p w14:paraId="70AD7C68" w14:textId="3B8717DF" w:rsidR="007E41B6" w:rsidRPr="00895830" w:rsidRDefault="007E41B6" w:rsidP="008C5ED7">
            <w:pPr>
              <w:numPr>
                <w:ilvl w:val="0"/>
                <w:numId w:val="18"/>
              </w:numPr>
              <w:pBdr>
                <w:top w:val="nil"/>
                <w:left w:val="nil"/>
                <w:bottom w:val="nil"/>
                <w:right w:val="nil"/>
                <w:between w:val="nil"/>
              </w:pBdr>
              <w:ind w:left="433"/>
              <w:rPr>
                <w:rFonts w:ascii="Bookman Old Style" w:eastAsia="Basic" w:hAnsi="Bookman Old Style" w:cs="Basic"/>
                <w:highlight w:val="yellow"/>
              </w:rPr>
            </w:pPr>
            <w:r w:rsidRPr="00895830">
              <w:rPr>
                <w:rFonts w:ascii="Bookman Old Style" w:eastAsia="Basic" w:hAnsi="Bookman Old Style" w:cs="Basic"/>
                <w:highlight w:val="yellow"/>
              </w:rPr>
              <w:t xml:space="preserve">Bobot penawaran biaya sebesar </w:t>
            </w:r>
            <w:r w:rsidRPr="00895830">
              <w:rPr>
                <w:rFonts w:ascii="Bookman Old Style" w:eastAsia="Basic" w:hAnsi="Bookman Old Style" w:cs="Basic"/>
                <w:b/>
                <w:bCs/>
                <w:highlight w:val="yellow"/>
              </w:rPr>
              <w:t>20</w:t>
            </w:r>
            <w:r w:rsidR="00651EB3" w:rsidRPr="00895830">
              <w:rPr>
                <w:rFonts w:ascii="Bookman Old Style" w:eastAsia="Basic" w:hAnsi="Bookman Old Style" w:cs="Basic"/>
                <w:b/>
                <w:bCs/>
                <w:highlight w:val="yellow"/>
              </w:rPr>
              <w:t>%</w:t>
            </w:r>
          </w:p>
        </w:tc>
        <w:tc>
          <w:tcPr>
            <w:tcW w:w="1440" w:type="dxa"/>
            <w:vAlign w:val="center"/>
          </w:tcPr>
          <w:p w14:paraId="4A8AA5CE" w14:textId="04C64B02" w:rsidR="007E41B6" w:rsidRPr="00895830" w:rsidRDefault="007E41B6" w:rsidP="007E41B6">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4407ABC6" w14:textId="463836A9" w:rsidR="007E41B6" w:rsidRPr="00895830" w:rsidRDefault="007E41B6" w:rsidP="007E41B6">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5559FE5" w14:textId="7595CE4D" w:rsidR="007E41B6" w:rsidRPr="00895830" w:rsidRDefault="007E41B6" w:rsidP="007E41B6">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106081B4" w14:textId="77777777" w:rsidTr="00356DC1">
        <w:trPr>
          <w:trHeight w:val="259"/>
        </w:trPr>
        <w:tc>
          <w:tcPr>
            <w:tcW w:w="628" w:type="dxa"/>
          </w:tcPr>
          <w:p w14:paraId="744ED766" w14:textId="236FB48F"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5.</w:t>
            </w:r>
          </w:p>
        </w:tc>
        <w:tc>
          <w:tcPr>
            <w:tcW w:w="9651" w:type="dxa"/>
            <w:gridSpan w:val="5"/>
            <w:vAlign w:val="center"/>
          </w:tcPr>
          <w:p w14:paraId="4977E34D" w14:textId="3E464400" w:rsidR="00E12CC7" w:rsidRPr="00895830" w:rsidRDefault="00E12CC7" w:rsidP="00E12CC7">
            <w:pPr>
              <w:pStyle w:val="ListParagraph"/>
              <w:ind w:left="0"/>
              <w:rPr>
                <w:rFonts w:ascii="Bookman Old Style" w:hAnsi="Bookman Old Style" w:cs="Arial"/>
                <w:b/>
                <w:bCs/>
                <w:highlight w:val="yellow"/>
              </w:rPr>
            </w:pPr>
            <w:r w:rsidRPr="00895830">
              <w:rPr>
                <w:rFonts w:ascii="Bookman Old Style" w:hAnsi="Bookman Old Style" w:cs="Arial"/>
                <w:b/>
                <w:bCs/>
                <w:highlight w:val="yellow"/>
                <w:lang w:val="en-US"/>
              </w:rPr>
              <w:t>Kerangka Acuan Kerja</w:t>
            </w:r>
            <w:r w:rsidRPr="00895830">
              <w:rPr>
                <w:rFonts w:ascii="Bookman Old Style" w:hAnsi="Bookman Old Style" w:cs="Arial"/>
                <w:b/>
                <w:bCs/>
                <w:highlight w:val="yellow"/>
              </w:rPr>
              <w:t xml:space="preserve"> [</w:t>
            </w:r>
            <w:r w:rsidRPr="00895830">
              <w:rPr>
                <w:rFonts w:ascii="Bookman Old Style" w:hAnsi="Bookman Old Style" w:cs="Arial"/>
                <w:b/>
                <w:bCs/>
                <w:highlight w:val="yellow"/>
                <w:lang w:val="en-US"/>
              </w:rPr>
              <w:t>KAK</w:t>
            </w:r>
            <w:r w:rsidRPr="00895830">
              <w:rPr>
                <w:rFonts w:ascii="Bookman Old Style" w:hAnsi="Bookman Old Style" w:cs="Arial"/>
                <w:b/>
                <w:bCs/>
                <w:highlight w:val="yellow"/>
              </w:rPr>
              <w:t>]</w:t>
            </w:r>
          </w:p>
        </w:tc>
        <w:tc>
          <w:tcPr>
            <w:tcW w:w="1440" w:type="dxa"/>
            <w:vAlign w:val="center"/>
          </w:tcPr>
          <w:p w14:paraId="1757E6A7" w14:textId="570DC11B"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2385ACE" w14:textId="45B6100F"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670044E9" w14:textId="7492F4D3"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4CA09A14" w14:textId="77777777" w:rsidTr="00356DC1">
        <w:trPr>
          <w:trHeight w:val="842"/>
        </w:trPr>
        <w:tc>
          <w:tcPr>
            <w:tcW w:w="628" w:type="dxa"/>
          </w:tcPr>
          <w:p w14:paraId="52F2BDC9" w14:textId="6B88DFD7" w:rsidR="00E12CC7" w:rsidRPr="00895830" w:rsidRDefault="00E12CC7" w:rsidP="00E12CC7">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6.</w:t>
            </w:r>
          </w:p>
        </w:tc>
        <w:tc>
          <w:tcPr>
            <w:tcW w:w="9651" w:type="dxa"/>
            <w:gridSpan w:val="5"/>
          </w:tcPr>
          <w:p w14:paraId="2DE2C9C2" w14:textId="77777777" w:rsidR="00E12CC7" w:rsidRPr="00895830" w:rsidRDefault="00E12CC7" w:rsidP="00E12CC7">
            <w:pPr>
              <w:pStyle w:val="ListParagraph"/>
              <w:ind w:left="0"/>
              <w:rPr>
                <w:rFonts w:ascii="Bookman Old Style" w:hAnsi="Bookman Old Style" w:cs="Arial"/>
                <w:b/>
                <w:bCs/>
                <w:highlight w:val="yellow"/>
                <w:lang w:val="en-US"/>
              </w:rPr>
            </w:pPr>
            <w:r w:rsidRPr="00895830">
              <w:rPr>
                <w:rFonts w:ascii="Bookman Old Style" w:hAnsi="Bookman Old Style" w:cs="Arial"/>
                <w:b/>
                <w:bCs/>
                <w:highlight w:val="yellow"/>
                <w:lang w:val="en-US"/>
              </w:rPr>
              <w:t>Lembar Kriteria Evaluasi</w:t>
            </w:r>
          </w:p>
          <w:p w14:paraId="1B2E87B4" w14:textId="4DFB2B46" w:rsidR="00E12CC7" w:rsidRPr="00895830" w:rsidRDefault="00E12CC7" w:rsidP="0022279A">
            <w:pPr>
              <w:pStyle w:val="ListParagraph"/>
              <w:numPr>
                <w:ilvl w:val="0"/>
                <w:numId w:val="5"/>
              </w:numPr>
              <w:ind w:left="417"/>
              <w:rPr>
                <w:rFonts w:ascii="Bookman Old Style" w:hAnsi="Bookman Old Style" w:cs="Arial"/>
                <w:b/>
                <w:bCs/>
                <w:highlight w:val="yellow"/>
                <w:lang w:val="en-US"/>
              </w:rPr>
            </w:pPr>
            <w:r w:rsidRPr="00895830">
              <w:rPr>
                <w:rFonts w:ascii="Bookman Old Style" w:hAnsi="Bookman Old Style" w:cs="Arial"/>
                <w:b/>
                <w:bCs/>
                <w:highlight w:val="yellow"/>
                <w:lang w:val="en-US"/>
              </w:rPr>
              <w:t>Evaluasi Administrasi</w:t>
            </w:r>
          </w:p>
          <w:p w14:paraId="4567A648" w14:textId="2767A394" w:rsidR="00E12CC7" w:rsidRPr="00895830" w:rsidRDefault="00E12CC7" w:rsidP="0022279A">
            <w:pPr>
              <w:pStyle w:val="ListParagraph"/>
              <w:numPr>
                <w:ilvl w:val="0"/>
                <w:numId w:val="5"/>
              </w:numPr>
              <w:ind w:left="417"/>
              <w:rPr>
                <w:rFonts w:ascii="Bookman Old Style" w:hAnsi="Bookman Old Style" w:cs="Arial"/>
                <w:b/>
                <w:bCs/>
                <w:highlight w:val="yellow"/>
                <w:lang w:val="en-US"/>
              </w:rPr>
            </w:pPr>
            <w:r w:rsidRPr="00895830">
              <w:rPr>
                <w:rFonts w:ascii="Bookman Old Style" w:hAnsi="Bookman Old Style" w:cs="Arial"/>
                <w:b/>
                <w:bCs/>
                <w:highlight w:val="yellow"/>
                <w:lang w:val="en-US"/>
              </w:rPr>
              <w:t>Evaluasi Teknis</w:t>
            </w:r>
          </w:p>
        </w:tc>
        <w:tc>
          <w:tcPr>
            <w:tcW w:w="1440" w:type="dxa"/>
          </w:tcPr>
          <w:p w14:paraId="3462DEF7"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1450" w:type="dxa"/>
          </w:tcPr>
          <w:p w14:paraId="50107628"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956" w:type="dxa"/>
          </w:tcPr>
          <w:p w14:paraId="2291C0DD"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r>
      <w:tr w:rsidR="00E12CC7" w:rsidRPr="00895830" w14:paraId="2A63FD6F" w14:textId="77777777" w:rsidTr="00356DC1">
        <w:tc>
          <w:tcPr>
            <w:tcW w:w="628" w:type="dxa"/>
            <w:vMerge w:val="restart"/>
          </w:tcPr>
          <w:p w14:paraId="615C8ECF"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36DF92C9" w14:textId="729C45AB" w:rsidR="00E12CC7" w:rsidRPr="00895830" w:rsidRDefault="00E12CC7" w:rsidP="00E12CC7">
            <w:pPr>
              <w:pStyle w:val="ListParagraph"/>
              <w:spacing w:before="2" w:line="276" w:lineRule="auto"/>
              <w:ind w:left="0" w:right="28"/>
              <w:jc w:val="center"/>
              <w:rPr>
                <w:rFonts w:ascii="Bookman Old Style" w:hAnsi="Bookman Old Style" w:cs="Arial"/>
                <w:b/>
                <w:highlight w:val="yellow"/>
                <w:lang w:val="en-US"/>
              </w:rPr>
            </w:pPr>
            <w:r w:rsidRPr="00895830">
              <w:rPr>
                <w:rFonts w:ascii="Bookman Old Style" w:hAnsi="Bookman Old Style" w:cs="Arial"/>
                <w:b/>
                <w:highlight w:val="yellow"/>
                <w:lang w:val="en-US"/>
              </w:rPr>
              <w:t>Uraian Evaluasi</w:t>
            </w:r>
          </w:p>
        </w:tc>
        <w:tc>
          <w:tcPr>
            <w:tcW w:w="1111" w:type="dxa"/>
            <w:vAlign w:val="center"/>
          </w:tcPr>
          <w:p w14:paraId="3A0EFEF7" w14:textId="7413350F" w:rsidR="00E12CC7" w:rsidRPr="00895830" w:rsidRDefault="00E12CC7" w:rsidP="00E12CC7">
            <w:pPr>
              <w:pStyle w:val="ListParagraph"/>
              <w:spacing w:before="2" w:line="276" w:lineRule="auto"/>
              <w:ind w:left="0" w:right="28"/>
              <w:jc w:val="center"/>
              <w:rPr>
                <w:rFonts w:ascii="Bookman Old Style" w:hAnsi="Bookman Old Style" w:cs="Arial"/>
                <w:b/>
                <w:highlight w:val="yellow"/>
                <w:lang w:val="en-US"/>
              </w:rPr>
            </w:pPr>
            <w:r w:rsidRPr="00895830">
              <w:rPr>
                <w:rFonts w:ascii="Bookman Old Style" w:hAnsi="Bookman Old Style" w:cs="Arial"/>
                <w:b/>
                <w:highlight w:val="yellow"/>
                <w:lang w:val="en-US"/>
              </w:rPr>
              <w:t>Bobot</w:t>
            </w:r>
          </w:p>
        </w:tc>
        <w:tc>
          <w:tcPr>
            <w:tcW w:w="1049" w:type="dxa"/>
            <w:vAlign w:val="center"/>
          </w:tcPr>
          <w:p w14:paraId="6C580A51" w14:textId="7FF6AD13" w:rsidR="00E12CC7" w:rsidRPr="00895830" w:rsidRDefault="00E12CC7" w:rsidP="00E12CC7">
            <w:pPr>
              <w:jc w:val="center"/>
              <w:rPr>
                <w:rFonts w:ascii="Bookman Old Style" w:hAnsi="Bookman Old Style" w:cs="Arial"/>
                <w:b/>
                <w:highlight w:val="yellow"/>
              </w:rPr>
            </w:pPr>
            <w:r w:rsidRPr="00895830">
              <w:rPr>
                <w:rFonts w:ascii="Bookman Old Style" w:eastAsia="Basic" w:hAnsi="Bookman Old Style" w:cs="Basic"/>
                <w:b/>
                <w:highlight w:val="yellow"/>
              </w:rPr>
              <w:t>Ambang Batas</w:t>
            </w:r>
          </w:p>
        </w:tc>
        <w:tc>
          <w:tcPr>
            <w:tcW w:w="1441" w:type="dxa"/>
            <w:vAlign w:val="center"/>
          </w:tcPr>
          <w:p w14:paraId="355A9F73" w14:textId="77777777" w:rsidR="00E12CC7" w:rsidRPr="00895830" w:rsidRDefault="00E12CC7" w:rsidP="00E12CC7">
            <w:pPr>
              <w:jc w:val="center"/>
              <w:rPr>
                <w:rFonts w:ascii="Bookman Old Style" w:eastAsia="Basic" w:hAnsi="Bookman Old Style" w:cs="Basic"/>
                <w:b/>
                <w:highlight w:val="yellow"/>
              </w:rPr>
            </w:pPr>
            <w:r w:rsidRPr="00895830">
              <w:rPr>
                <w:rFonts w:ascii="Bookman Old Style" w:eastAsia="Basic" w:hAnsi="Bookman Old Style" w:cs="Basic"/>
                <w:b/>
                <w:highlight w:val="yellow"/>
              </w:rPr>
              <w:t>Nilai Akhir</w:t>
            </w:r>
          </w:p>
          <w:p w14:paraId="4B4E56F9" w14:textId="550649F6" w:rsidR="00E12CC7" w:rsidRPr="00895830" w:rsidRDefault="00E12CC7" w:rsidP="00E12CC7">
            <w:pPr>
              <w:jc w:val="center"/>
              <w:rPr>
                <w:rFonts w:ascii="Bookman Old Style" w:hAnsi="Bookman Old Style" w:cs="Arial"/>
                <w:b/>
                <w:highlight w:val="yellow"/>
              </w:rPr>
            </w:pPr>
            <w:r w:rsidRPr="00895830">
              <w:rPr>
                <w:rFonts w:ascii="Bookman Old Style" w:eastAsia="Basic" w:hAnsi="Bookman Old Style" w:cs="Basic"/>
                <w:b/>
                <w:highlight w:val="yellow"/>
              </w:rPr>
              <w:t>[Bobot * Nilai yang didapatkan]</w:t>
            </w:r>
          </w:p>
        </w:tc>
        <w:tc>
          <w:tcPr>
            <w:tcW w:w="3737" w:type="dxa"/>
            <w:vAlign w:val="center"/>
          </w:tcPr>
          <w:p w14:paraId="4E5463A1" w14:textId="5636140A" w:rsidR="00E12CC7" w:rsidRPr="00895830" w:rsidRDefault="00E12CC7" w:rsidP="00E12CC7">
            <w:pPr>
              <w:jc w:val="center"/>
              <w:rPr>
                <w:rFonts w:ascii="Bookman Old Style" w:hAnsi="Bookman Old Style" w:cs="Arial"/>
                <w:b/>
                <w:highlight w:val="yellow"/>
              </w:rPr>
            </w:pPr>
            <w:r w:rsidRPr="00895830">
              <w:rPr>
                <w:rFonts w:ascii="Bookman Old Style" w:eastAsia="Basic" w:hAnsi="Bookman Old Style" w:cs="Basic"/>
                <w:b/>
                <w:highlight w:val="yellow"/>
              </w:rPr>
              <w:t>Kriteria Penilaian</w:t>
            </w:r>
          </w:p>
        </w:tc>
        <w:tc>
          <w:tcPr>
            <w:tcW w:w="1440" w:type="dxa"/>
          </w:tcPr>
          <w:p w14:paraId="0890B54C" w14:textId="2B9A023B" w:rsidR="00E12CC7" w:rsidRPr="00895830" w:rsidRDefault="00E12CC7" w:rsidP="00E12CC7">
            <w:pPr>
              <w:rPr>
                <w:rFonts w:ascii="Bookman Old Style" w:hAnsi="Bookman Old Style" w:cs="Arial"/>
                <w:b/>
                <w:bCs/>
                <w:highlight w:val="yellow"/>
              </w:rPr>
            </w:pPr>
          </w:p>
        </w:tc>
        <w:tc>
          <w:tcPr>
            <w:tcW w:w="1450" w:type="dxa"/>
          </w:tcPr>
          <w:p w14:paraId="3287DF6E"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956" w:type="dxa"/>
          </w:tcPr>
          <w:p w14:paraId="219348FE"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r>
      <w:tr w:rsidR="00651EB3" w:rsidRPr="00895830" w14:paraId="75193C90" w14:textId="77777777" w:rsidTr="00356DC1">
        <w:tc>
          <w:tcPr>
            <w:tcW w:w="628" w:type="dxa"/>
            <w:vMerge/>
          </w:tcPr>
          <w:p w14:paraId="04616AD3"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284BDCF9" w14:textId="448EEF39" w:rsidR="00651EB3" w:rsidRPr="00895830" w:rsidRDefault="00651EB3" w:rsidP="00651EB3">
            <w:pPr>
              <w:pStyle w:val="ListParagraph"/>
              <w:spacing w:before="2" w:line="276" w:lineRule="auto"/>
              <w:ind w:left="0" w:right="28"/>
              <w:jc w:val="both"/>
              <w:rPr>
                <w:rFonts w:ascii="Bookman Old Style" w:hAnsi="Bookman Old Style" w:cs="Arial"/>
                <w:b/>
                <w:highlight w:val="yellow"/>
              </w:rPr>
            </w:pPr>
            <w:r w:rsidRPr="00895830">
              <w:rPr>
                <w:rFonts w:ascii="Bookman Old Style" w:eastAsia="Basic" w:hAnsi="Bookman Old Style" w:cs="Basic"/>
                <w:highlight w:val="yellow"/>
              </w:rPr>
              <w:t xml:space="preserve">Unsur Pengalaman Perusahaan </w:t>
            </w:r>
          </w:p>
        </w:tc>
        <w:tc>
          <w:tcPr>
            <w:tcW w:w="1111" w:type="dxa"/>
            <w:vAlign w:val="center"/>
          </w:tcPr>
          <w:p w14:paraId="0168F867" w14:textId="127FE736" w:rsidR="00651EB3" w:rsidRPr="00895830" w:rsidRDefault="00651EB3" w:rsidP="00651EB3">
            <w:pPr>
              <w:pStyle w:val="ListParagraph"/>
              <w:spacing w:before="2" w:line="276" w:lineRule="auto"/>
              <w:ind w:left="-76" w:right="28"/>
              <w:jc w:val="center"/>
              <w:rPr>
                <w:rFonts w:ascii="Bookman Old Style" w:hAnsi="Bookman Old Style" w:cs="Arial"/>
                <w:b/>
                <w:bCs/>
                <w:iCs/>
                <w:highlight w:val="yellow"/>
                <w:lang w:val="en-US"/>
              </w:rPr>
            </w:pPr>
            <w:r w:rsidRPr="00895830">
              <w:rPr>
                <w:rFonts w:ascii="Bookman Old Style" w:eastAsia="Basic" w:hAnsi="Bookman Old Style" w:cs="Basic"/>
                <w:b/>
                <w:bCs/>
                <w:iCs/>
                <w:highlight w:val="yellow"/>
              </w:rPr>
              <w:t>20%</w:t>
            </w:r>
          </w:p>
        </w:tc>
        <w:tc>
          <w:tcPr>
            <w:tcW w:w="1049" w:type="dxa"/>
            <w:vAlign w:val="center"/>
          </w:tcPr>
          <w:p w14:paraId="330E46E2" w14:textId="4CC1ACA2" w:rsidR="00651EB3" w:rsidRPr="00895830" w:rsidRDefault="00651EB3" w:rsidP="00651EB3">
            <w:pPr>
              <w:pStyle w:val="ListParagraph"/>
              <w:spacing w:before="2" w:line="276" w:lineRule="auto"/>
              <w:ind w:left="0" w:right="28"/>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45C2202C" w14:textId="79FCAF23"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435915AF" w14:textId="2D2C1D7A" w:rsidR="00651EB3" w:rsidRPr="00895830" w:rsidRDefault="00651EB3" w:rsidP="00651EB3">
            <w:pPr>
              <w:pStyle w:val="ListParagraph"/>
              <w:spacing w:before="2" w:line="276" w:lineRule="auto"/>
              <w:ind w:left="0" w:right="28"/>
              <w:jc w:val="both"/>
              <w:rPr>
                <w:rFonts w:ascii="Bookman Old Style" w:eastAsia="Basic" w:hAnsi="Bookman Old Style" w:cs="Basic"/>
                <w:highlight w:val="yellow"/>
              </w:rPr>
            </w:pPr>
            <w:r w:rsidRPr="00895830">
              <w:rPr>
                <w:rFonts w:ascii="Bookman Old Style" w:eastAsia="Basic" w:hAnsi="Bookman Old Style" w:cs="Basic"/>
                <w:highlight w:val="yellow"/>
              </w:rPr>
              <w:t>Dihitung dengan menjumlahkan seluruh nilai yang diperoleh untuk setiap subunsur dari unsur Pengalaman Perusahaan</w:t>
            </w:r>
          </w:p>
        </w:tc>
        <w:tc>
          <w:tcPr>
            <w:tcW w:w="1440" w:type="dxa"/>
            <w:vAlign w:val="center"/>
          </w:tcPr>
          <w:p w14:paraId="4BA1A6B3" w14:textId="6B8F3ACF"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3850FD9" w14:textId="70D0008C"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2BDC41B" w14:textId="76B1E3AE"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7749936A" w14:textId="77777777" w:rsidTr="00356DC1">
        <w:tc>
          <w:tcPr>
            <w:tcW w:w="628" w:type="dxa"/>
            <w:vMerge/>
          </w:tcPr>
          <w:p w14:paraId="4DA2D64E"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7B044FD0" w14:textId="165695AB" w:rsidR="00651EB3" w:rsidRPr="00895830" w:rsidRDefault="00651EB3" w:rsidP="008C5ED7">
            <w:pPr>
              <w:pStyle w:val="ListParagraph"/>
              <w:numPr>
                <w:ilvl w:val="1"/>
                <w:numId w:val="8"/>
              </w:numPr>
              <w:spacing w:before="2" w:line="276" w:lineRule="auto"/>
              <w:ind w:left="345" w:right="28" w:hanging="345"/>
              <w:jc w:val="both"/>
              <w:rPr>
                <w:rFonts w:ascii="Bookman Old Style" w:hAnsi="Bookman Old Style" w:cs="Arial"/>
                <w:b/>
                <w:highlight w:val="yellow"/>
              </w:rPr>
            </w:pPr>
            <w:r w:rsidRPr="00895830">
              <w:rPr>
                <w:rFonts w:ascii="Bookman Old Style" w:eastAsia="Basic" w:hAnsi="Bookman Old Style" w:cs="Basic"/>
                <w:highlight w:val="yellow"/>
              </w:rPr>
              <w:t>Pengalaman melaksanakan pekerjaan sejenis dalam kurun waktu 10 (sepuluh) tahun terakhir</w:t>
            </w:r>
          </w:p>
        </w:tc>
        <w:tc>
          <w:tcPr>
            <w:tcW w:w="1111" w:type="dxa"/>
          </w:tcPr>
          <w:p w14:paraId="0C3B39C8" w14:textId="77777777" w:rsidR="00651EB3" w:rsidRPr="00895830" w:rsidRDefault="00651EB3" w:rsidP="00651EB3">
            <w:pPr>
              <w:jc w:val="center"/>
              <w:rPr>
                <w:rFonts w:ascii="Bookman Old Style" w:eastAsia="Gentium Basic" w:hAnsi="Bookman Old Style" w:cs="Gentium Basic"/>
                <w:b/>
                <w:bCs/>
                <w:i/>
                <w:highlight w:val="yellow"/>
                <w:lang w:val="en-US"/>
              </w:rPr>
            </w:pPr>
            <w:r w:rsidRPr="00895830">
              <w:rPr>
                <w:rFonts w:ascii="Bookman Old Style" w:eastAsia="Gentium Basic" w:hAnsi="Bookman Old Style" w:cs="Gentium Basic"/>
                <w:b/>
                <w:bCs/>
                <w:i/>
                <w:highlight w:val="yellow"/>
                <w:lang w:val="en-US"/>
              </w:rPr>
              <w:t xml:space="preserve">7% </w:t>
            </w:r>
          </w:p>
          <w:p w14:paraId="6F76EAD3" w14:textId="1840E26D" w:rsidR="00651EB3" w:rsidRPr="00895830" w:rsidRDefault="00651EB3" w:rsidP="00651EB3">
            <w:pPr>
              <w:pStyle w:val="ListParagraph"/>
              <w:spacing w:before="2" w:line="276" w:lineRule="auto"/>
              <w:ind w:left="0" w:right="28"/>
              <w:jc w:val="center"/>
              <w:rPr>
                <w:rFonts w:ascii="Bookman Old Style" w:hAnsi="Bookman Old Style" w:cs="Arial"/>
                <w:b/>
                <w:bCs/>
                <w:iCs/>
                <w:highlight w:val="yellow"/>
              </w:rPr>
            </w:pPr>
          </w:p>
        </w:tc>
        <w:tc>
          <w:tcPr>
            <w:tcW w:w="1049" w:type="dxa"/>
          </w:tcPr>
          <w:p w14:paraId="401BA20E" w14:textId="28AC72AA" w:rsidR="00651EB3" w:rsidRPr="00895830" w:rsidRDefault="00651EB3" w:rsidP="00651EB3">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7F24C13C" w14:textId="6EF95B20" w:rsidR="00651EB3" w:rsidRPr="00895830" w:rsidRDefault="00651EB3" w:rsidP="00651EB3">
            <w:pPr>
              <w:jc w:val="center"/>
              <w:rPr>
                <w:rFonts w:ascii="Bookman Old Style" w:hAnsi="Bookman Old Style" w:cs="Arial"/>
                <w:highlight w:val="yellow"/>
                <w:lang w:val="en-US"/>
              </w:rPr>
            </w:pPr>
          </w:p>
        </w:tc>
        <w:tc>
          <w:tcPr>
            <w:tcW w:w="3737" w:type="dxa"/>
          </w:tcPr>
          <w:p w14:paraId="73F77F03" w14:textId="77777777" w:rsidR="00651EB3" w:rsidRPr="00895830" w:rsidRDefault="00651EB3" w:rsidP="00651EB3">
            <w:pPr>
              <w:ind w:right="-72"/>
              <w:rPr>
                <w:rFonts w:ascii="Bookman Old Style" w:eastAsia="Gentium Basic" w:hAnsi="Bookman Old Style" w:cs="Gentium Basic"/>
                <w:b/>
                <w:bCs/>
                <w:highlight w:val="yellow"/>
                <w:lang w:val="en-US"/>
              </w:rPr>
            </w:pPr>
            <w:r w:rsidRPr="00895830">
              <w:rPr>
                <w:rFonts w:ascii="Bookman Old Style" w:eastAsia="Gentium Basic" w:hAnsi="Bookman Old Style" w:cs="Gentium Basic"/>
                <w:highlight w:val="yellow"/>
              </w:rPr>
              <w:t>pekerjaan sejenis adalah:</w:t>
            </w:r>
            <w:r w:rsidRPr="00895830">
              <w:rPr>
                <w:rFonts w:ascii="Bookman Old Style" w:eastAsia="Gentium Basic" w:hAnsi="Bookman Old Style" w:cs="Gentium Basic"/>
                <w:b/>
                <w:bCs/>
                <w:highlight w:val="yellow"/>
                <w:lang w:val="en-US"/>
              </w:rPr>
              <w:tab/>
            </w:r>
          </w:p>
          <w:p w14:paraId="78D09265" w14:textId="194F1F42" w:rsidR="00651EB3" w:rsidRPr="00895830" w:rsidRDefault="00651EB3" w:rsidP="00651EB3">
            <w:pPr>
              <w:ind w:right="-72"/>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lang w:val="en-US"/>
              </w:rPr>
              <w:t xml:space="preserve">Jasa asistensi teknis dan Nasihat selama fase pelaksanaan konstruksi infrastruktur sipil transportasi   seperti   jalan raya dan jembatan untuk memastikan pekerjaan konstruksi yang sedang dilaksanakan sudah sesuai dengan final desain. Meliputi jasa yang diberikan di kantor maupun di lapangan seperti pengkajian shop drawings, kunjungan secara periodik kelapangan untuk mengukur progress dan kualitas pekerjaan, memberikan panduan kepada klient dan kontraktor dalam menginterpretasikan dokumen kontrak dan nasihat lain </w:t>
            </w:r>
            <w:r w:rsidRPr="00895830">
              <w:rPr>
                <w:rFonts w:ascii="Bookman Old Style" w:eastAsia="Gentium Basic" w:hAnsi="Bookman Old Style" w:cs="Gentium Basic"/>
                <w:b/>
                <w:bCs/>
                <w:highlight w:val="yellow"/>
                <w:lang w:val="en-US"/>
              </w:rPr>
              <w:lastRenderedPageBreak/>
              <w:t>dalam hal teknikal selama proses kontruksi infrastruktur sipil transportasi.</w:t>
            </w:r>
          </w:p>
          <w:p w14:paraId="748D13B7" w14:textId="77777777" w:rsidR="00651EB3" w:rsidRPr="00895830" w:rsidRDefault="00651EB3" w:rsidP="00651EB3">
            <w:pPr>
              <w:ind w:right="-72"/>
              <w:rPr>
                <w:rFonts w:ascii="Bookman Old Style" w:eastAsia="Gentium Basic" w:hAnsi="Bookman Old Style" w:cs="Gentium Basic"/>
                <w:highlight w:val="yellow"/>
              </w:rPr>
            </w:pPr>
          </w:p>
          <w:p w14:paraId="633A4A64"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Jumlah Pengalaman pekerjaan sejenis:</w:t>
            </w:r>
          </w:p>
          <w:p w14:paraId="4E44C25B" w14:textId="0671ACE4"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 xml:space="preserve">Memiliki ≥ </w:t>
            </w:r>
            <w:r w:rsidRPr="00895830">
              <w:rPr>
                <w:rFonts w:ascii="Bookman Old Style" w:eastAsia="Nova Mono" w:hAnsi="Bookman Old Style" w:cs="Nova Mono"/>
                <w:highlight w:val="yellow"/>
                <w:lang w:val="en-US"/>
              </w:rPr>
              <w:t xml:space="preserve">10 </w:t>
            </w:r>
            <w:r w:rsidRPr="00895830">
              <w:rPr>
                <w:rFonts w:ascii="Bookman Old Style" w:eastAsia="Nova Mono" w:hAnsi="Bookman Old Style" w:cs="Nova Mono"/>
                <w:highlight w:val="yellow"/>
              </w:rPr>
              <w:t xml:space="preserve">pengalaman diberi nilai </w:t>
            </w:r>
            <w:r w:rsidRPr="00895830">
              <w:rPr>
                <w:rFonts w:ascii="Bookman Old Style" w:eastAsia="Nova Mono" w:hAnsi="Bookman Old Style" w:cs="Nova Mono"/>
                <w:highlight w:val="yellow"/>
                <w:lang w:val="en-US"/>
              </w:rPr>
              <w:t>100</w:t>
            </w:r>
            <w:r w:rsidRPr="00895830">
              <w:rPr>
                <w:rFonts w:ascii="Bookman Old Style" w:eastAsia="Nova Mono" w:hAnsi="Bookman Old Style" w:cs="Nova Mono"/>
                <w:highlight w:val="yellow"/>
              </w:rPr>
              <w:t>;</w:t>
            </w:r>
          </w:p>
          <w:p w14:paraId="3EE109B4" w14:textId="1C731823"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Memiliki </w:t>
            </w:r>
            <w:r w:rsidRPr="00895830">
              <w:rPr>
                <w:rFonts w:ascii="Bookman Old Style" w:eastAsia="Gentium Basic" w:hAnsi="Bookman Old Style" w:cs="Gentium Basic"/>
                <w:highlight w:val="yellow"/>
                <w:lang w:val="it-IT"/>
              </w:rPr>
              <w:t>7</w:t>
            </w:r>
            <w:r w:rsidRPr="00895830">
              <w:rPr>
                <w:rFonts w:ascii="Bookman Old Style" w:eastAsia="Gentium Basic" w:hAnsi="Bookman Old Style" w:cs="Gentium Basic"/>
                <w:highlight w:val="yellow"/>
              </w:rPr>
              <w:t xml:space="preserve"> s/d </w:t>
            </w:r>
            <w:r w:rsidRPr="00895830">
              <w:rPr>
                <w:rFonts w:ascii="Bookman Old Style" w:eastAsia="Gentium Basic" w:hAnsi="Bookman Old Style" w:cs="Gentium Basic"/>
                <w:highlight w:val="yellow"/>
                <w:lang w:val="it-IT"/>
              </w:rPr>
              <w:t>9</w:t>
            </w:r>
            <w:r w:rsidRPr="00895830">
              <w:rPr>
                <w:rFonts w:ascii="Bookman Old Style" w:eastAsia="Gentium Basic" w:hAnsi="Bookman Old Style" w:cs="Gentium Basic"/>
                <w:highlight w:val="yellow"/>
              </w:rPr>
              <w:t xml:space="preserve"> pengalaman diberi nilai </w:t>
            </w:r>
            <w:r w:rsidRPr="00895830">
              <w:rPr>
                <w:rFonts w:ascii="Bookman Old Style" w:eastAsia="Gentium Basic" w:hAnsi="Bookman Old Style" w:cs="Gentium Basic"/>
                <w:highlight w:val="yellow"/>
                <w:lang w:val="it-IT"/>
              </w:rPr>
              <w:t>75</w:t>
            </w:r>
            <w:r w:rsidRPr="00895830">
              <w:rPr>
                <w:rFonts w:ascii="Bookman Old Style" w:eastAsia="Gentium Basic" w:hAnsi="Bookman Old Style" w:cs="Gentium Basic"/>
                <w:highlight w:val="yellow"/>
              </w:rPr>
              <w:t>;</w:t>
            </w:r>
          </w:p>
          <w:p w14:paraId="5A3E26C4" w14:textId="72BDB703"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lang w:val="it-IT"/>
              </w:rPr>
              <w:t>Memiliki 4 s/d 6 pengalaman diberi nilai</w:t>
            </w:r>
            <w:r w:rsidR="00D62E04" w:rsidRPr="00895830">
              <w:rPr>
                <w:rFonts w:ascii="Bookman Old Style" w:eastAsia="Gentium Basic" w:hAnsi="Bookman Old Style" w:cs="Gentium Basic"/>
                <w:highlight w:val="yellow"/>
                <w:lang w:val="it-IT"/>
              </w:rPr>
              <w:t xml:space="preserve"> </w:t>
            </w:r>
            <w:r w:rsidRPr="00895830">
              <w:rPr>
                <w:rFonts w:ascii="Bookman Old Style" w:eastAsia="Gentium Basic" w:hAnsi="Bookman Old Style" w:cs="Gentium Basic"/>
                <w:highlight w:val="yellow"/>
                <w:lang w:val="it-IT"/>
              </w:rPr>
              <w:t>50;</w:t>
            </w:r>
          </w:p>
          <w:p w14:paraId="1D620805" w14:textId="7322E333"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Memiliki</w:t>
            </w:r>
            <w:r w:rsidRPr="00895830">
              <w:rPr>
                <w:rFonts w:ascii="Bookman Old Style" w:eastAsia="Nova Mono" w:hAnsi="Bookman Old Style" w:cs="Nova Mono"/>
                <w:highlight w:val="yellow"/>
                <w:lang w:val="it-IT"/>
              </w:rPr>
              <w:t xml:space="preserve"> 1 s/d 3 </w:t>
            </w:r>
            <w:r w:rsidRPr="00895830">
              <w:rPr>
                <w:rFonts w:ascii="Bookman Old Style" w:eastAsia="Nova Mono" w:hAnsi="Bookman Old Style" w:cs="Nova Mono"/>
                <w:highlight w:val="yellow"/>
              </w:rPr>
              <w:t xml:space="preserve">pengalaman diberi nilai </w:t>
            </w:r>
            <w:r w:rsidRPr="00895830">
              <w:rPr>
                <w:rFonts w:ascii="Bookman Old Style" w:eastAsia="Nova Mono" w:hAnsi="Bookman Old Style" w:cs="Nova Mono"/>
                <w:highlight w:val="yellow"/>
                <w:lang w:val="it-IT"/>
              </w:rPr>
              <w:t>25</w:t>
            </w:r>
            <w:r w:rsidRPr="00895830">
              <w:rPr>
                <w:rFonts w:ascii="Bookman Old Style" w:eastAsia="Nova Mono" w:hAnsi="Bookman Old Style" w:cs="Nova Mono"/>
                <w:highlight w:val="yellow"/>
              </w:rPr>
              <w:t>;</w:t>
            </w:r>
          </w:p>
          <w:p w14:paraId="401605F2" w14:textId="30522FB5"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hAnsi="Bookman Old Style"/>
                <w:highlight w:val="yellow"/>
              </w:rPr>
              <w:t>Tidak memiliki pengalaman diberikan nilai 0</w:t>
            </w:r>
            <w:r w:rsidRPr="00895830">
              <w:rPr>
                <w:rFonts w:ascii="Bookman Old Style" w:hAnsi="Bookman Old Style"/>
                <w:highlight w:val="yellow"/>
                <w:lang w:val="sv-SE"/>
              </w:rPr>
              <w:t>.</w:t>
            </w:r>
          </w:p>
        </w:tc>
        <w:tc>
          <w:tcPr>
            <w:tcW w:w="1440" w:type="dxa"/>
            <w:vAlign w:val="center"/>
          </w:tcPr>
          <w:p w14:paraId="27EEE52A" w14:textId="21788EE9"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12DA4458" w14:textId="290F4E7F"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5A7C8D67" w14:textId="4B432D6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1661C3B9" w14:textId="77777777" w:rsidTr="00356DC1">
        <w:tc>
          <w:tcPr>
            <w:tcW w:w="628" w:type="dxa"/>
            <w:vMerge/>
          </w:tcPr>
          <w:p w14:paraId="0B3BC735"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0F55F760" w14:textId="4E73D844" w:rsidR="00651EB3" w:rsidRPr="00895830" w:rsidRDefault="00651EB3" w:rsidP="008C5ED7">
            <w:pPr>
              <w:pStyle w:val="ListParagraph"/>
              <w:numPr>
                <w:ilvl w:val="1"/>
                <w:numId w:val="8"/>
              </w:numPr>
              <w:spacing w:before="2" w:line="276" w:lineRule="auto"/>
              <w:ind w:left="345" w:right="28" w:hanging="345"/>
              <w:jc w:val="both"/>
              <w:rPr>
                <w:rFonts w:ascii="Bookman Old Style" w:eastAsia="Basic" w:hAnsi="Bookman Old Style" w:cs="Basic"/>
                <w:highlight w:val="yellow"/>
              </w:rPr>
            </w:pPr>
            <w:r w:rsidRPr="00895830">
              <w:rPr>
                <w:rFonts w:ascii="Bookman Old Style" w:eastAsia="Basic" w:hAnsi="Bookman Old Style" w:cs="Basic"/>
                <w:highlight w:val="yellow"/>
              </w:rPr>
              <w:t>Pengalaman bekerja di provinsi lokasi kegiatan dalam kurun waktu 10 [sepuluh] tahun terakhir</w:t>
            </w:r>
          </w:p>
        </w:tc>
        <w:tc>
          <w:tcPr>
            <w:tcW w:w="1111" w:type="dxa"/>
          </w:tcPr>
          <w:p w14:paraId="0681A02D" w14:textId="77777777" w:rsidR="00651EB3" w:rsidRPr="00895830" w:rsidRDefault="00651EB3" w:rsidP="00651EB3">
            <w:pPr>
              <w:jc w:val="center"/>
              <w:rPr>
                <w:rFonts w:ascii="Bookman Old Style" w:eastAsia="Gentium Basic" w:hAnsi="Bookman Old Style" w:cs="Gentium Basic"/>
                <w:b/>
                <w:bCs/>
                <w:i/>
                <w:highlight w:val="yellow"/>
                <w:lang w:val="en-US"/>
              </w:rPr>
            </w:pPr>
            <w:r w:rsidRPr="00895830">
              <w:rPr>
                <w:rFonts w:ascii="Bookman Old Style" w:eastAsia="Gentium Basic" w:hAnsi="Bookman Old Style" w:cs="Gentium Basic"/>
                <w:b/>
                <w:bCs/>
                <w:i/>
                <w:highlight w:val="yellow"/>
                <w:lang w:val="en-US"/>
              </w:rPr>
              <w:t xml:space="preserve">8% </w:t>
            </w:r>
          </w:p>
          <w:p w14:paraId="6FFFDD69" w14:textId="55DC7BAE"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p>
        </w:tc>
        <w:tc>
          <w:tcPr>
            <w:tcW w:w="1049" w:type="dxa"/>
          </w:tcPr>
          <w:p w14:paraId="45DE068C" w14:textId="03593849" w:rsidR="00651EB3" w:rsidRPr="00895830" w:rsidRDefault="00651EB3" w:rsidP="00651EB3">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71ADF702" w14:textId="0C3C5149" w:rsidR="00651EB3" w:rsidRPr="00895830" w:rsidRDefault="00651EB3" w:rsidP="00651EB3">
            <w:pPr>
              <w:jc w:val="center"/>
              <w:rPr>
                <w:rFonts w:ascii="Bookman Old Style" w:hAnsi="Bookman Old Style" w:cs="Arial"/>
                <w:highlight w:val="yellow"/>
                <w:lang w:val="en-US"/>
              </w:rPr>
            </w:pPr>
          </w:p>
        </w:tc>
        <w:tc>
          <w:tcPr>
            <w:tcW w:w="3737" w:type="dxa"/>
          </w:tcPr>
          <w:p w14:paraId="3B3824A1"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Jumlah Pengalaman di provinsi lokasi kegiatan:</w:t>
            </w:r>
          </w:p>
          <w:p w14:paraId="73E21059" w14:textId="520266D1"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Memiliki ≥</w:t>
            </w:r>
            <w:r w:rsidRPr="00895830">
              <w:rPr>
                <w:rFonts w:ascii="Bookman Old Style" w:eastAsia="Nova Mono" w:hAnsi="Bookman Old Style" w:cs="Nova Mono"/>
                <w:highlight w:val="yellow"/>
                <w:lang w:val="en-US"/>
              </w:rPr>
              <w:t xml:space="preserve"> 7</w:t>
            </w:r>
            <w:r w:rsidRPr="00895830">
              <w:rPr>
                <w:rFonts w:ascii="Bookman Old Style" w:eastAsia="Nova Mono" w:hAnsi="Bookman Old Style" w:cs="Nova Mono"/>
                <w:highlight w:val="yellow"/>
              </w:rPr>
              <w:t xml:space="preserve"> pengalaman diberi nilai</w:t>
            </w:r>
            <w:r w:rsidRPr="00895830">
              <w:rPr>
                <w:rFonts w:ascii="Bookman Old Style" w:eastAsia="Nova Mono" w:hAnsi="Bookman Old Style" w:cs="Nova Mono"/>
                <w:highlight w:val="yellow"/>
                <w:lang w:val="en-US"/>
              </w:rPr>
              <w:t xml:space="preserve"> 100</w:t>
            </w:r>
            <w:r w:rsidRPr="00895830">
              <w:rPr>
                <w:rFonts w:ascii="Bookman Old Style" w:eastAsia="Nova Mono" w:hAnsi="Bookman Old Style" w:cs="Nova Mono"/>
                <w:highlight w:val="yellow"/>
              </w:rPr>
              <w:t>;</w:t>
            </w:r>
          </w:p>
          <w:p w14:paraId="429A1AB2" w14:textId="412F3E69"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Memiliki</w:t>
            </w:r>
            <w:r w:rsidRPr="00895830">
              <w:rPr>
                <w:rFonts w:ascii="Bookman Old Style" w:eastAsia="Gentium Basic" w:hAnsi="Bookman Old Style" w:cs="Gentium Basic"/>
                <w:highlight w:val="yellow"/>
                <w:lang w:val="it-IT"/>
              </w:rPr>
              <w:t xml:space="preserve"> 5 s/d 6 </w:t>
            </w:r>
            <w:r w:rsidRPr="00895830">
              <w:rPr>
                <w:rFonts w:ascii="Bookman Old Style" w:eastAsia="Gentium Basic" w:hAnsi="Bookman Old Style" w:cs="Gentium Basic"/>
                <w:highlight w:val="yellow"/>
              </w:rPr>
              <w:t xml:space="preserve">pengalaman diberi nilai </w:t>
            </w:r>
            <w:r w:rsidRPr="00895830">
              <w:rPr>
                <w:rFonts w:ascii="Bookman Old Style" w:eastAsia="Gentium Basic" w:hAnsi="Bookman Old Style" w:cs="Gentium Basic"/>
                <w:highlight w:val="yellow"/>
                <w:lang w:val="it-IT"/>
              </w:rPr>
              <w:t>75</w:t>
            </w:r>
            <w:r w:rsidRPr="00895830">
              <w:rPr>
                <w:rFonts w:ascii="Bookman Old Style" w:eastAsia="Gentium Basic" w:hAnsi="Bookman Old Style" w:cs="Gentium Basic"/>
                <w:highlight w:val="yellow"/>
              </w:rPr>
              <w:t>;</w:t>
            </w:r>
          </w:p>
          <w:p w14:paraId="2CFEFBF4" w14:textId="4C7A1DDB"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Memiliki </w:t>
            </w:r>
            <w:r w:rsidRPr="00895830">
              <w:rPr>
                <w:rFonts w:ascii="Bookman Old Style" w:eastAsia="Gentium Basic" w:hAnsi="Bookman Old Style" w:cs="Gentium Basic"/>
                <w:highlight w:val="yellow"/>
                <w:lang w:val="it-IT"/>
              </w:rPr>
              <w:t xml:space="preserve">3 s/d 4 </w:t>
            </w:r>
            <w:r w:rsidRPr="00895830">
              <w:rPr>
                <w:rFonts w:ascii="Bookman Old Style" w:eastAsia="Gentium Basic" w:hAnsi="Bookman Old Style" w:cs="Gentium Basic"/>
                <w:highlight w:val="yellow"/>
              </w:rPr>
              <w:t>pengalaman diberi nilai 50;</w:t>
            </w:r>
          </w:p>
          <w:p w14:paraId="4D147896" w14:textId="03D840FD"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Memiliki 1 s/d 2 pengalaman diberi nilai 25;</w:t>
            </w:r>
          </w:p>
          <w:p w14:paraId="2562EE22" w14:textId="77777777"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Tidak memiliki pengalaman diberikan nilai 0.</w:t>
            </w:r>
          </w:p>
          <w:p w14:paraId="39E9F2E0" w14:textId="10D0F448" w:rsidR="00651EB3" w:rsidRPr="00895830" w:rsidRDefault="00651EB3" w:rsidP="00651EB3">
            <w:pPr>
              <w:pBdr>
                <w:top w:val="nil"/>
                <w:left w:val="nil"/>
                <w:bottom w:val="nil"/>
                <w:right w:val="nil"/>
                <w:between w:val="nil"/>
              </w:pBdr>
              <w:ind w:left="275"/>
              <w:jc w:val="both"/>
              <w:rPr>
                <w:rFonts w:ascii="Bookman Old Style" w:eastAsia="Basic" w:hAnsi="Bookman Old Style" w:cs="Basic"/>
                <w:highlight w:val="yellow"/>
              </w:rPr>
            </w:pPr>
          </w:p>
        </w:tc>
        <w:tc>
          <w:tcPr>
            <w:tcW w:w="1440" w:type="dxa"/>
            <w:vAlign w:val="center"/>
          </w:tcPr>
          <w:p w14:paraId="5F174B9F" w14:textId="6B31F5BA"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BBD0135" w14:textId="76ACBF94"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CE41E0E" w14:textId="5C3E76E4"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112FE077" w14:textId="77777777" w:rsidTr="009D303C">
        <w:tc>
          <w:tcPr>
            <w:tcW w:w="628" w:type="dxa"/>
            <w:vMerge/>
          </w:tcPr>
          <w:p w14:paraId="58FE57E6"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307F04D2" w14:textId="2706CD8C" w:rsidR="00651EB3" w:rsidRPr="00895830" w:rsidRDefault="00651EB3" w:rsidP="008C5ED7">
            <w:pPr>
              <w:pStyle w:val="ListParagraph"/>
              <w:numPr>
                <w:ilvl w:val="1"/>
                <w:numId w:val="8"/>
              </w:numPr>
              <w:spacing w:before="2" w:line="276" w:lineRule="auto"/>
              <w:ind w:left="345" w:right="28"/>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Nilai pekerjaan sejenis tertinggi dalam kurun waktu 10 </w:t>
            </w:r>
            <w:r w:rsidRPr="00895830">
              <w:rPr>
                <w:rFonts w:ascii="Bookman Old Style" w:eastAsia="Basic" w:hAnsi="Bookman Old Style" w:cs="Basic"/>
                <w:highlight w:val="yellow"/>
              </w:rPr>
              <w:lastRenderedPageBreak/>
              <w:t>[sepuluh] tahun terakhir</w:t>
            </w:r>
          </w:p>
        </w:tc>
        <w:tc>
          <w:tcPr>
            <w:tcW w:w="1111" w:type="dxa"/>
          </w:tcPr>
          <w:p w14:paraId="2468983C" w14:textId="77777777" w:rsidR="00651EB3" w:rsidRPr="00895830" w:rsidRDefault="00651EB3" w:rsidP="00651EB3">
            <w:pPr>
              <w:jc w:val="center"/>
              <w:rPr>
                <w:rFonts w:ascii="Bookman Old Style" w:eastAsia="Gentium Basic" w:hAnsi="Bookman Old Style" w:cs="Gentium Basic"/>
                <w:b/>
                <w:bCs/>
                <w:i/>
                <w:highlight w:val="yellow"/>
                <w:lang w:val="en-US"/>
              </w:rPr>
            </w:pPr>
            <w:r w:rsidRPr="00895830">
              <w:rPr>
                <w:rFonts w:ascii="Bookman Old Style" w:eastAsia="Gentium Basic" w:hAnsi="Bookman Old Style" w:cs="Gentium Basic"/>
                <w:b/>
                <w:bCs/>
                <w:i/>
                <w:highlight w:val="yellow"/>
                <w:lang w:val="en-US"/>
              </w:rPr>
              <w:lastRenderedPageBreak/>
              <w:t xml:space="preserve">5% </w:t>
            </w:r>
          </w:p>
          <w:p w14:paraId="13E8C635" w14:textId="1826D290"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p>
        </w:tc>
        <w:tc>
          <w:tcPr>
            <w:tcW w:w="1049" w:type="dxa"/>
          </w:tcPr>
          <w:p w14:paraId="64089187" w14:textId="5BA4F8EE" w:rsidR="00651EB3" w:rsidRPr="00895830" w:rsidRDefault="00651EB3" w:rsidP="00651EB3">
            <w:pPr>
              <w:jc w:val="center"/>
              <w:rPr>
                <w:rFonts w:ascii="Bookman Old Style" w:hAnsi="Bookman Old Style" w:cs="Arial"/>
                <w:highlight w:val="yellow"/>
                <w:lang w:val="en-US"/>
              </w:rPr>
            </w:pPr>
          </w:p>
        </w:tc>
        <w:tc>
          <w:tcPr>
            <w:tcW w:w="1441" w:type="dxa"/>
          </w:tcPr>
          <w:p w14:paraId="7132D409" w14:textId="62EEB912" w:rsidR="00651EB3" w:rsidRPr="00895830" w:rsidRDefault="00651EB3" w:rsidP="00651EB3">
            <w:pPr>
              <w:jc w:val="center"/>
              <w:rPr>
                <w:rFonts w:ascii="Bookman Old Style" w:hAnsi="Bookman Old Style" w:cs="Arial"/>
                <w:highlight w:val="yellow"/>
                <w:lang w:val="en-US"/>
              </w:rPr>
            </w:pPr>
          </w:p>
        </w:tc>
        <w:tc>
          <w:tcPr>
            <w:tcW w:w="3737" w:type="dxa"/>
          </w:tcPr>
          <w:p w14:paraId="3F6AD220"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Rumusan penghitungan sebagai berikut</w:t>
            </w:r>
            <w:r w:rsidRPr="00895830">
              <w:rPr>
                <w:rFonts w:ascii="Bookman Old Style" w:eastAsia="Gentium Basic" w:hAnsi="Bookman Old Style" w:cs="Gentium Basic"/>
                <w:highlight w:val="yellow"/>
                <w:lang w:val="en-US"/>
              </w:rPr>
              <w:t>:</w:t>
            </w:r>
          </w:p>
          <w:p w14:paraId="000BFA42" w14:textId="77777777" w:rsidR="00651EB3" w:rsidRPr="00895830" w:rsidRDefault="00651EB3" w:rsidP="00651EB3">
            <w:pPr>
              <w:ind w:right="-72"/>
              <w:rPr>
                <w:rFonts w:ascii="Bookman Old Style" w:eastAsia="Gentium Basic" w:hAnsi="Bookman Old Style" w:cs="Gentium Basic"/>
                <w:highlight w:val="yellow"/>
              </w:rPr>
            </w:pPr>
          </w:p>
          <w:p w14:paraId="668C6747" w14:textId="77777777" w:rsidR="00651EB3" w:rsidRPr="00895830" w:rsidRDefault="00651EB3" w:rsidP="00651EB3">
            <w:pPr>
              <w:ind w:right="-72"/>
              <w:rPr>
                <w:rFonts w:ascii="Bookman Old Style" w:eastAsia="Gentium Basic" w:hAnsi="Bookman Old Style" w:cs="Gentium Basic"/>
                <w:iCs/>
                <w:highlight w:val="yellow"/>
              </w:rPr>
            </w:pPr>
            <m:oMathPara>
              <m:oMath>
                <m:r>
                  <w:ins w:id="13" w:author="Angga Pratama" w:date="2021-11-08T09:53:00Z">
                    <m:rPr>
                      <m:sty m:val="p"/>
                    </m:rPr>
                    <w:rPr>
                      <w:rFonts w:ascii="Cambria Math" w:eastAsia="Gentium Basic" w:hAnsi="Cambria Math" w:cs="Gentium Basic"/>
                      <w:highlight w:val="yellow"/>
                    </w:rPr>
                    <m:t>NP X=</m:t>
                  </w:ins>
                </m:r>
                <m:f>
                  <m:fPr>
                    <m:ctrlPr>
                      <w:ins w:id="14" w:author="Angga Pratama" w:date="2021-11-08T09:53:00Z">
                        <w:rPr>
                          <w:rFonts w:ascii="Cambria Math" w:eastAsia="Gentium Basic" w:hAnsi="Cambria Math" w:cs="Gentium Basic"/>
                          <w:iCs/>
                          <w:highlight w:val="yellow"/>
                        </w:rPr>
                      </w:ins>
                    </m:ctrlPr>
                  </m:fPr>
                  <m:num>
                    <m:r>
                      <w:ins w:id="15" w:author="Angga Pratama" w:date="2021-11-08T09:53:00Z">
                        <m:rPr>
                          <m:sty m:val="p"/>
                        </m:rPr>
                        <w:rPr>
                          <w:rFonts w:ascii="Cambria Math" w:eastAsia="Gentium Basic" w:hAnsi="Cambria Math" w:cs="Gentium Basic"/>
                          <w:highlight w:val="yellow"/>
                        </w:rPr>
                        <m:t>NPT X</m:t>
                      </w:ins>
                    </m:r>
                  </m:num>
                  <m:den>
                    <m:r>
                      <w:ins w:id="16" w:author="Angga Pratama" w:date="2021-11-08T09:53:00Z">
                        <m:rPr>
                          <m:sty m:val="p"/>
                        </m:rPr>
                        <w:rPr>
                          <w:rFonts w:ascii="Cambria Math" w:eastAsia="Gentium Basic" w:hAnsi="Cambria Math" w:cs="Gentium Basic"/>
                          <w:highlight w:val="yellow"/>
                        </w:rPr>
                        <m:t>NPT Tertinggi</m:t>
                      </w:ins>
                    </m:r>
                  </m:den>
                </m:f>
                <m:r>
                  <w:ins w:id="17" w:author="Angga Pratama" w:date="2021-11-08T09:53:00Z">
                    <m:rPr>
                      <m:sty m:val="p"/>
                    </m:rPr>
                    <w:rPr>
                      <w:rFonts w:ascii="Cambria Math" w:eastAsia="Gentium Basic" w:hAnsi="Cambria Math" w:cs="Gentium Basic"/>
                      <w:highlight w:val="yellow"/>
                    </w:rPr>
                    <m:t xml:space="preserve"> x 100 x Bobot Subunsur</m:t>
                  </w:ins>
                </m:r>
              </m:oMath>
            </m:oMathPara>
          </w:p>
          <w:p w14:paraId="3362FC91" w14:textId="77777777" w:rsidR="00651EB3" w:rsidRPr="00895830" w:rsidRDefault="00651EB3" w:rsidP="00651EB3">
            <w:pPr>
              <w:ind w:right="-72"/>
              <w:rPr>
                <w:rFonts w:ascii="Bookman Old Style" w:eastAsia="Gentium Basic" w:hAnsi="Bookman Old Style" w:cs="Gentium Basic"/>
                <w:highlight w:val="yellow"/>
              </w:rPr>
            </w:pPr>
          </w:p>
          <w:p w14:paraId="77800BC2"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Keterangan:</w:t>
            </w:r>
          </w:p>
          <w:p w14:paraId="064FFD74"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X : Nama perusahaan </w:t>
            </w:r>
          </w:p>
          <w:p w14:paraId="45BAF4E0" w14:textId="77777777" w:rsidR="00651EB3" w:rsidRPr="00895830" w:rsidRDefault="00651EB3" w:rsidP="00651EB3">
            <w:pPr>
              <w:ind w:right="-72"/>
              <w:rPr>
                <w:rFonts w:ascii="Bookman Old Style" w:eastAsia="Gentium Basic" w:hAnsi="Bookman Old Style" w:cs="Gentium Basic"/>
                <w:i/>
                <w:highlight w:val="yellow"/>
                <w:lang w:val="sv-SE"/>
              </w:rPr>
            </w:pPr>
            <w:r w:rsidRPr="00895830">
              <w:rPr>
                <w:rFonts w:ascii="Bookman Old Style" w:eastAsia="Gentium Basic" w:hAnsi="Bookman Old Style" w:cs="Gentium Basic"/>
                <w:highlight w:val="yellow"/>
              </w:rPr>
              <w:t xml:space="preserve">NPT </w:t>
            </w:r>
            <w:r w:rsidRPr="00895830">
              <w:rPr>
                <w:rFonts w:ascii="Bookman Old Style" w:eastAsia="Gentium Basic" w:hAnsi="Bookman Old Style" w:cs="Gentium Basic"/>
                <w:highlight w:val="yellow"/>
                <w:lang w:val="sv-SE"/>
              </w:rPr>
              <w:t>X</w:t>
            </w:r>
            <w:r w:rsidRPr="00895830">
              <w:rPr>
                <w:rFonts w:ascii="Bookman Old Style" w:eastAsia="Gentium Basic" w:hAnsi="Bookman Old Style" w:cs="Gentium Basic"/>
                <w:highlight w:val="yellow"/>
              </w:rPr>
              <w:t xml:space="preserve">: Nilai </w:t>
            </w:r>
            <w:r w:rsidRPr="00895830">
              <w:rPr>
                <w:rFonts w:ascii="Bookman Old Style" w:eastAsia="Gentium Basic" w:hAnsi="Bookman Old Style" w:cs="Gentium Basic"/>
                <w:highlight w:val="yellow"/>
                <w:lang w:val="sv-SE"/>
              </w:rPr>
              <w:t>paket tertinggi perusahaan X</w:t>
            </w:r>
          </w:p>
          <w:p w14:paraId="305115E2" w14:textId="77777777" w:rsidR="00651EB3" w:rsidRPr="00895830" w:rsidRDefault="00651EB3" w:rsidP="00651EB3">
            <w:pPr>
              <w:ind w:right="-72"/>
              <w:rPr>
                <w:rFonts w:ascii="Bookman Old Style" w:eastAsia="Gentium Basic" w:hAnsi="Bookman Old Style" w:cs="Gentium Basic"/>
                <w:highlight w:val="yellow"/>
                <w:lang w:val="en-US"/>
              </w:rPr>
            </w:pPr>
            <w:r w:rsidRPr="00895830">
              <w:rPr>
                <w:rFonts w:ascii="Bookman Old Style" w:eastAsia="Gentium Basic" w:hAnsi="Bookman Old Style" w:cs="Gentium Basic"/>
                <w:highlight w:val="yellow"/>
              </w:rPr>
              <w:t xml:space="preserve">NPT Tertinggi =  </w:t>
            </w:r>
            <w:r w:rsidRPr="00895830">
              <w:rPr>
                <w:rFonts w:ascii="Bookman Old Style" w:eastAsia="Gentium Basic" w:hAnsi="Bookman Old Style" w:cs="Gentium Basic"/>
                <w:highlight w:val="yellow"/>
                <w:lang w:val="en-US"/>
              </w:rPr>
              <w:t>Nilai paket tertinggi diatara peserta, dijadikan pembanding untuk mendapatkan nilai peserta X</w:t>
            </w:r>
          </w:p>
          <w:p w14:paraId="7F6A345D" w14:textId="31C15725" w:rsidR="00651EB3" w:rsidRPr="00895830" w:rsidRDefault="00651EB3" w:rsidP="00651EB3">
            <w:pPr>
              <w:ind w:right="23"/>
              <w:jc w:val="both"/>
              <w:rPr>
                <w:rFonts w:ascii="Bookman Old Style" w:eastAsia="Basic" w:hAnsi="Bookman Old Style" w:cs="Basic"/>
                <w:highlight w:val="yellow"/>
              </w:rPr>
            </w:pPr>
            <w:r w:rsidRPr="00895830">
              <w:rPr>
                <w:rFonts w:ascii="Bookman Old Style" w:eastAsia="Gentium Basic" w:hAnsi="Bookman Old Style" w:cs="Gentium Basic"/>
                <w:highlight w:val="yellow"/>
              </w:rPr>
              <w:fldChar w:fldCharType="begin"/>
            </w:r>
            <w:r w:rsidRPr="00895830">
              <w:rPr>
                <w:rFonts w:ascii="Bookman Old Style" w:eastAsia="Gentium Basic" w:hAnsi="Bookman Old Style" w:cs="Gentium Basic"/>
                <w:highlight w:val="yellow"/>
              </w:rPr>
              <w:instrText xml:space="preserve"> QUOTE </w:instrText>
            </w:r>
            <w:r w:rsidR="00A50ACE">
              <w:rPr>
                <w:rFonts w:ascii="Bookman Old Style" w:eastAsia="Gentium Basic" w:hAnsi="Bookman Old Style"/>
                <w:noProof/>
                <w:position w:val="-4"/>
                <w:highlight w:val="yellow"/>
              </w:rPr>
              <w:pict w14:anchorId="10A9AA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414pt;height:10.6pt;mso-width-percent:0;mso-height-percent:0;mso-width-percent:0;mso-height-percent:0" equationxml="&lt;">
                  <v:imagedata r:id="rId17" o:title="" chromakey="white"/>
                </v:shape>
              </w:pict>
            </w:r>
            <w:r w:rsidRPr="00895830">
              <w:rPr>
                <w:rFonts w:ascii="Bookman Old Style" w:eastAsia="Gentium Basic" w:hAnsi="Bookman Old Style" w:cs="Gentium Basic"/>
                <w:highlight w:val="yellow"/>
              </w:rPr>
              <w:instrText xml:space="preserve"> </w:instrText>
            </w:r>
            <w:r w:rsidRPr="00895830">
              <w:rPr>
                <w:rFonts w:ascii="Bookman Old Style" w:eastAsia="Gentium Basic" w:hAnsi="Bookman Old Style" w:cs="Gentium Basic"/>
                <w:highlight w:val="yellow"/>
              </w:rPr>
              <w:fldChar w:fldCharType="separate"/>
            </w:r>
            <w:r w:rsidRPr="00895830">
              <w:rPr>
                <w:rFonts w:ascii="Bookman Old Style" w:eastAsia="Gentium Basic" w:hAnsi="Bookman Old Style" w:cs="Gentium Basic"/>
                <w:highlight w:val="yellow"/>
              </w:rPr>
              <w:fldChar w:fldCharType="end"/>
            </w:r>
            <w:r w:rsidRPr="00895830">
              <w:rPr>
                <w:rFonts w:ascii="Bookman Old Style" w:eastAsia="Gentium Basic" w:hAnsi="Bookman Old Style" w:cs="Gentium Basic"/>
                <w:highlight w:val="yellow"/>
              </w:rPr>
              <w:fldChar w:fldCharType="begin"/>
            </w:r>
            <w:r w:rsidRPr="00895830">
              <w:rPr>
                <w:rFonts w:ascii="Bookman Old Style" w:eastAsia="Gentium Basic" w:hAnsi="Bookman Old Style" w:cs="Gentium Basic"/>
                <w:highlight w:val="yellow"/>
              </w:rPr>
              <w:instrText xml:space="preserve"> QUOTE </w:instrText>
            </w:r>
            <w:r w:rsidR="00A50ACE">
              <w:rPr>
                <w:rFonts w:ascii="Bookman Old Style" w:eastAsia="Gentium Basic" w:hAnsi="Bookman Old Style"/>
                <w:noProof/>
                <w:position w:val="-4"/>
                <w:highlight w:val="yellow"/>
              </w:rPr>
              <w:pict w14:anchorId="2D878A09">
                <v:shape id="_x0000_i1025" type="#_x0000_t75" alt="" style="width:414pt;height:10.6pt;mso-width-percent:0;mso-height-percent:0;mso-width-percent:0;mso-height-percent:0" equationxml="&lt;">
                  <v:imagedata r:id="rId18" o:title="" chromakey="white"/>
                </v:shape>
              </w:pict>
            </w:r>
            <w:r w:rsidRPr="00895830">
              <w:rPr>
                <w:rFonts w:ascii="Bookman Old Style" w:eastAsia="Gentium Basic" w:hAnsi="Bookman Old Style" w:cs="Gentium Basic"/>
                <w:highlight w:val="yellow"/>
              </w:rPr>
              <w:instrText xml:space="preserve"> </w:instrText>
            </w:r>
            <w:r w:rsidRPr="00895830">
              <w:rPr>
                <w:rFonts w:ascii="Bookman Old Style" w:eastAsia="Gentium Basic" w:hAnsi="Bookman Old Style" w:cs="Gentium Basic"/>
                <w:highlight w:val="yellow"/>
              </w:rPr>
              <w:fldChar w:fldCharType="separate"/>
            </w:r>
            <w:r w:rsidRPr="00895830">
              <w:rPr>
                <w:rFonts w:ascii="Bookman Old Style" w:eastAsia="Gentium Basic" w:hAnsi="Bookman Old Style" w:cs="Gentium Basic"/>
                <w:highlight w:val="yellow"/>
              </w:rPr>
              <w:fldChar w:fldCharType="end"/>
            </w:r>
          </w:p>
        </w:tc>
        <w:tc>
          <w:tcPr>
            <w:tcW w:w="1440" w:type="dxa"/>
            <w:vAlign w:val="center"/>
          </w:tcPr>
          <w:p w14:paraId="37C3E3AD" w14:textId="3F30467D"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71023272" w14:textId="3A0D098B"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C562E01" w14:textId="2133F510"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36E6273C" w14:textId="77777777" w:rsidTr="00356DC1">
        <w:tc>
          <w:tcPr>
            <w:tcW w:w="628" w:type="dxa"/>
            <w:vMerge/>
          </w:tcPr>
          <w:p w14:paraId="0A4C036F"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212C69E1" w14:textId="35758BD6" w:rsidR="00E12CC7" w:rsidRPr="00895830" w:rsidRDefault="00E12CC7" w:rsidP="00E12CC7">
            <w:pPr>
              <w:pStyle w:val="ListParagraph"/>
              <w:spacing w:before="2" w:line="276" w:lineRule="auto"/>
              <w:ind w:left="0" w:right="28"/>
              <w:jc w:val="both"/>
              <w:rPr>
                <w:rFonts w:ascii="Bookman Old Style" w:hAnsi="Bookman Old Style" w:cs="Arial"/>
                <w:b/>
                <w:highlight w:val="yellow"/>
              </w:rPr>
            </w:pPr>
            <w:r w:rsidRPr="00895830">
              <w:rPr>
                <w:rFonts w:ascii="Bookman Old Style" w:eastAsia="Basic" w:hAnsi="Bookman Old Style" w:cs="Basic"/>
                <w:highlight w:val="yellow"/>
              </w:rPr>
              <w:t>Unsur Proposal Teknis</w:t>
            </w:r>
          </w:p>
        </w:tc>
        <w:tc>
          <w:tcPr>
            <w:tcW w:w="1111" w:type="dxa"/>
            <w:vAlign w:val="center"/>
          </w:tcPr>
          <w:p w14:paraId="3FE6AB30" w14:textId="68FC8867" w:rsidR="00E12CC7" w:rsidRPr="00895830" w:rsidRDefault="00567A24" w:rsidP="00AC4579">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20%</w:t>
            </w:r>
          </w:p>
        </w:tc>
        <w:tc>
          <w:tcPr>
            <w:tcW w:w="1049" w:type="dxa"/>
            <w:vAlign w:val="center"/>
          </w:tcPr>
          <w:p w14:paraId="0F423119" w14:textId="2DC612CF" w:rsidR="00E12CC7" w:rsidRPr="00895830" w:rsidRDefault="00567A24" w:rsidP="00AC4579">
            <w:pPr>
              <w:pStyle w:val="ListParagraph"/>
              <w:spacing w:before="2" w:line="276" w:lineRule="auto"/>
              <w:ind w:left="0" w:right="28"/>
              <w:jc w:val="center"/>
              <w:rPr>
                <w:rFonts w:ascii="Bookman Old Style" w:hAnsi="Bookman Old Style" w:cs="Arial"/>
                <w:iCs/>
                <w:highlight w:val="yellow"/>
                <w:lang w:val="en-US"/>
              </w:rPr>
            </w:pPr>
            <w:r w:rsidRPr="00895830">
              <w:rPr>
                <w:rFonts w:ascii="Bookman Old Style" w:eastAsia="Basic" w:hAnsi="Bookman Old Style" w:cs="Basic"/>
                <w:b/>
                <w:bCs/>
                <w:iCs/>
                <w:highlight w:val="yellow"/>
              </w:rPr>
              <w:t>10</w:t>
            </w:r>
          </w:p>
        </w:tc>
        <w:tc>
          <w:tcPr>
            <w:tcW w:w="1441" w:type="dxa"/>
            <w:vAlign w:val="center"/>
          </w:tcPr>
          <w:p w14:paraId="79624BB1" w14:textId="4C3D8C6E" w:rsidR="00E12CC7" w:rsidRPr="00895830" w:rsidRDefault="005A0D59" w:rsidP="00AC4579">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4AFECDAC" w14:textId="77777777" w:rsidR="00E12CC7" w:rsidRPr="00895830" w:rsidRDefault="00E12CC7" w:rsidP="00E12CC7">
            <w:pPr>
              <w:jc w:val="both"/>
              <w:rPr>
                <w:rFonts w:ascii="Bookman Old Style" w:hAnsi="Bookman Old Style" w:cs="Arial"/>
                <w:highlight w:val="yellow"/>
              </w:rPr>
            </w:pPr>
          </w:p>
        </w:tc>
        <w:tc>
          <w:tcPr>
            <w:tcW w:w="1440" w:type="dxa"/>
            <w:vAlign w:val="center"/>
          </w:tcPr>
          <w:p w14:paraId="2C250971" w14:textId="614D18F0" w:rsidR="00E12CC7" w:rsidRPr="00895830" w:rsidRDefault="00E12CC7" w:rsidP="00E12CC7">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3E7F23E" w14:textId="65C29CE1"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4450539" w14:textId="760960F1"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78D88C26" w14:textId="77777777" w:rsidTr="00D66331">
        <w:tc>
          <w:tcPr>
            <w:tcW w:w="628" w:type="dxa"/>
            <w:vMerge/>
          </w:tcPr>
          <w:p w14:paraId="05B3BD17"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5B69C8FC" w14:textId="7BDD0C54" w:rsidR="00651EB3" w:rsidRPr="00895830" w:rsidRDefault="00651EB3" w:rsidP="008C5ED7">
            <w:pPr>
              <w:pStyle w:val="ListParagraph"/>
              <w:numPr>
                <w:ilvl w:val="1"/>
                <w:numId w:val="10"/>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Pemahaman atas jasa layanan yang tercantum dalam KAK</w:t>
            </w:r>
          </w:p>
        </w:tc>
        <w:tc>
          <w:tcPr>
            <w:tcW w:w="1111" w:type="dxa"/>
          </w:tcPr>
          <w:p w14:paraId="24FD49FF" w14:textId="77777777" w:rsidR="00651EB3" w:rsidRPr="00895830" w:rsidRDefault="00651EB3" w:rsidP="00651EB3">
            <w:pPr>
              <w:jc w:val="center"/>
              <w:rPr>
                <w:rFonts w:ascii="Bookman Old Style" w:eastAsia="Gentium Basic" w:hAnsi="Bookman Old Style" w:cs="Gentium Basic"/>
                <w:i/>
                <w:highlight w:val="yellow"/>
                <w:lang w:val="en-US"/>
              </w:rPr>
            </w:pPr>
            <w:r w:rsidRPr="00895830">
              <w:rPr>
                <w:rFonts w:ascii="Bookman Old Style" w:eastAsia="Gentium Basic" w:hAnsi="Bookman Old Style" w:cs="Gentium Basic"/>
                <w:b/>
                <w:bCs/>
                <w:i/>
                <w:highlight w:val="yellow"/>
                <w:lang w:val="en-US"/>
              </w:rPr>
              <w:t>4%</w:t>
            </w:r>
            <w:r w:rsidRPr="00895830">
              <w:rPr>
                <w:rFonts w:ascii="Bookman Old Style" w:eastAsia="Gentium Basic" w:hAnsi="Bookman Old Style" w:cs="Gentium Basic"/>
                <w:i/>
                <w:highlight w:val="yellow"/>
                <w:lang w:val="en-US"/>
              </w:rPr>
              <w:t xml:space="preserve"> </w:t>
            </w:r>
          </w:p>
          <w:p w14:paraId="04505D24" w14:textId="239BA45D"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p>
        </w:tc>
        <w:tc>
          <w:tcPr>
            <w:tcW w:w="1049" w:type="dxa"/>
          </w:tcPr>
          <w:p w14:paraId="1A11EFA5" w14:textId="0D31D026" w:rsidR="00651EB3" w:rsidRPr="00895830" w:rsidRDefault="00651EB3" w:rsidP="00651EB3">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3D233DF2" w14:textId="4B0AFA9A" w:rsidR="00651EB3" w:rsidRPr="00895830" w:rsidRDefault="00651EB3" w:rsidP="00651EB3">
            <w:pPr>
              <w:jc w:val="center"/>
              <w:rPr>
                <w:rFonts w:ascii="Bookman Old Style" w:hAnsi="Bookman Old Style" w:cs="Arial"/>
                <w:highlight w:val="yellow"/>
                <w:lang w:val="en-US"/>
              </w:rPr>
            </w:pPr>
          </w:p>
        </w:tc>
        <w:tc>
          <w:tcPr>
            <w:tcW w:w="3737" w:type="dxa"/>
          </w:tcPr>
          <w:p w14:paraId="56C4A8A4" w14:textId="77777777" w:rsidR="00651EB3" w:rsidRPr="00895830" w:rsidRDefault="00651EB3" w:rsidP="00651EB3">
            <w:pPr>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ketentuan penilaian:</w:t>
            </w:r>
          </w:p>
          <w:p w14:paraId="51868467" w14:textId="77777777" w:rsidR="00651EB3" w:rsidRPr="00895830" w:rsidRDefault="00651EB3" w:rsidP="008C5ED7">
            <w:pPr>
              <w:numPr>
                <w:ilvl w:val="0"/>
                <w:numId w:val="24"/>
              </w:numPr>
              <w:ind w:left="315" w:hanging="284"/>
              <w:jc w:val="both"/>
              <w:rPr>
                <w:rFonts w:ascii="Bookman Old Style" w:eastAsia="Gentium Basic" w:hAnsi="Bookman Old Style" w:cs="Gentium Basic"/>
                <w:i/>
                <w:highlight w:val="yellow"/>
              </w:rPr>
            </w:pPr>
            <w:r w:rsidRPr="00895830">
              <w:rPr>
                <w:rFonts w:ascii="Bookman Old Style" w:eastAsia="Gentium Basic" w:hAnsi="Bookman Old Style" w:cs="Gentium Basic"/>
                <w:highlight w:val="yellow"/>
              </w:rPr>
              <w:t xml:space="preserve">apabila memberikan tanggapan dengan sangat baik yang menggambarkan pemahaman peserta atas jasa layanan yang tercantum dalam KAK, diberi nilai </w:t>
            </w:r>
            <w:r w:rsidRPr="00895830">
              <w:rPr>
                <w:rFonts w:ascii="Bookman Old Style" w:eastAsia="Gentium Basic" w:hAnsi="Bookman Old Style" w:cs="Gentium Basic"/>
                <w:b/>
                <w:bCs/>
                <w:highlight w:val="yellow"/>
              </w:rPr>
              <w:t>100 (seratus)</w:t>
            </w:r>
            <w:r w:rsidRPr="00895830">
              <w:rPr>
                <w:rFonts w:ascii="Bookman Old Style" w:eastAsia="Gentium Basic" w:hAnsi="Bookman Old Style" w:cs="Gentium Basic"/>
                <w:highlight w:val="yellow"/>
              </w:rPr>
              <w:t>;</w:t>
            </w:r>
          </w:p>
          <w:p w14:paraId="309241AE" w14:textId="77777777" w:rsidR="00651EB3" w:rsidRPr="00895830" w:rsidRDefault="00651EB3" w:rsidP="00651EB3">
            <w:pPr>
              <w:ind w:left="315"/>
              <w:jc w:val="both"/>
              <w:rPr>
                <w:rFonts w:ascii="Bookman Old Style" w:eastAsia="Gentium Basic" w:hAnsi="Bookman Old Style" w:cs="Gentium Basic"/>
                <w:b/>
                <w:bCs/>
                <w:i/>
                <w:highlight w:val="yellow"/>
              </w:rPr>
            </w:pPr>
            <w:r w:rsidRPr="00895830">
              <w:rPr>
                <w:rFonts w:ascii="Bookman Old Style" w:eastAsia="Gentium Basic" w:hAnsi="Bookman Old Style" w:cs="Gentium Basic"/>
                <w:b/>
                <w:bCs/>
                <w:i/>
                <w:highlight w:val="yellow"/>
              </w:rPr>
              <w:t xml:space="preserve">(Kriteria sangat baik : </w:t>
            </w:r>
          </w:p>
          <w:p w14:paraId="75EE7704" w14:textId="77777777" w:rsidR="00651EB3" w:rsidRPr="00895830" w:rsidRDefault="00651EB3" w:rsidP="00651EB3">
            <w:pPr>
              <w:ind w:left="315"/>
              <w:jc w:val="both"/>
              <w:rPr>
                <w:rFonts w:ascii="Bookman Old Style" w:eastAsia="Gentium Basic" w:hAnsi="Bookman Old Style" w:cs="Gentium Basic"/>
                <w:b/>
                <w:bCs/>
                <w:i/>
                <w:highlight w:val="yellow"/>
              </w:rPr>
            </w:pPr>
          </w:p>
          <w:p w14:paraId="5858C73E" w14:textId="5C0E6920" w:rsidR="00651EB3" w:rsidRPr="00895830" w:rsidRDefault="00651EB3" w:rsidP="00651EB3">
            <w:pPr>
              <w:ind w:left="315"/>
              <w:jc w:val="both"/>
              <w:rPr>
                <w:rFonts w:ascii="Bookman Old Style" w:eastAsia="Gentium Basic" w:hAnsi="Bookman Old Style" w:cs="Gentium Basic"/>
                <w:b/>
                <w:bCs/>
                <w:i/>
                <w:highlight w:val="yellow"/>
              </w:rPr>
            </w:pPr>
            <w:r w:rsidRPr="00895830">
              <w:rPr>
                <w:rFonts w:ascii="Bookman Old Style" w:eastAsia="Gentium Basic" w:hAnsi="Bookman Old Style" w:cs="Gentium Basic"/>
                <w:b/>
                <w:bCs/>
                <w:i/>
                <w:highlight w:val="yellow"/>
              </w:rPr>
              <w:t xml:space="preserve">Memberikan tanggapan untuk lingkup pekerjaan sesuai KAK secara lengkap, antara lain: </w:t>
            </w:r>
          </w:p>
          <w:p w14:paraId="60E079DA"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sv-SE"/>
              </w:rPr>
            </w:pPr>
            <w:r w:rsidRPr="00895830">
              <w:rPr>
                <w:rFonts w:ascii="Bookman Old Style" w:eastAsia="Gentium Basic" w:hAnsi="Bookman Old Style"/>
                <w:b/>
                <w:bCs/>
                <w:i/>
                <w:highlight w:val="yellow"/>
                <w:lang w:val="sv-SE"/>
              </w:rPr>
              <w:t>Penyusunan dan Pelaksanaan Program Mutu;</w:t>
            </w:r>
          </w:p>
          <w:p w14:paraId="1EAF825B"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sv-SE"/>
              </w:rPr>
            </w:pPr>
            <w:r w:rsidRPr="00895830">
              <w:rPr>
                <w:rFonts w:ascii="Bookman Old Style" w:eastAsia="Gentium Basic" w:hAnsi="Bookman Old Style"/>
                <w:b/>
                <w:bCs/>
                <w:i/>
                <w:highlight w:val="yellow"/>
                <w:lang w:val="sv-SE"/>
              </w:rPr>
              <w:t>Pengawasan Pekerjaan dan Pengendalian Mutu;</w:t>
            </w:r>
          </w:p>
          <w:p w14:paraId="4E288E96"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sv-SE"/>
              </w:rPr>
            </w:pPr>
            <w:r w:rsidRPr="00895830">
              <w:rPr>
                <w:rFonts w:ascii="Bookman Old Style" w:eastAsia="Gentium Basic" w:hAnsi="Bookman Old Style"/>
                <w:b/>
                <w:bCs/>
                <w:i/>
                <w:highlight w:val="yellow"/>
                <w:lang w:val="sv-SE"/>
              </w:rPr>
              <w:t xml:space="preserve">Pengawasan Pelaksanaan Upaya Perlindungan Lingkungan, Keselamatan dan Kesehatan Kerja </w:t>
            </w:r>
            <w:r w:rsidRPr="00895830">
              <w:rPr>
                <w:rFonts w:ascii="Bookman Old Style" w:eastAsia="Gentium Basic" w:hAnsi="Bookman Old Style"/>
                <w:b/>
                <w:bCs/>
                <w:i/>
                <w:highlight w:val="yellow"/>
                <w:lang w:val="sv-SE"/>
              </w:rPr>
              <w:lastRenderedPageBreak/>
              <w:t>Konstruksi, Kesetaraan Gender dan Inklusi Sosial;</w:t>
            </w:r>
          </w:p>
          <w:p w14:paraId="04F2ECCF"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en-US"/>
              </w:rPr>
            </w:pPr>
            <w:r w:rsidRPr="00895830">
              <w:rPr>
                <w:rFonts w:ascii="Bookman Old Style" w:eastAsia="Gentium Basic" w:hAnsi="Bookman Old Style"/>
                <w:b/>
                <w:bCs/>
                <w:i/>
                <w:highlight w:val="yellow"/>
                <w:lang w:val="en-US"/>
              </w:rPr>
              <w:t>Dukungan Teknis dan Manajemen;</w:t>
            </w:r>
          </w:p>
          <w:p w14:paraId="76736C48"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en-US"/>
              </w:rPr>
            </w:pPr>
            <w:r w:rsidRPr="00895830">
              <w:rPr>
                <w:rFonts w:ascii="Bookman Old Style" w:eastAsia="Gentium Basic" w:hAnsi="Bookman Old Style"/>
                <w:b/>
                <w:bCs/>
                <w:i/>
                <w:highlight w:val="yellow"/>
                <w:lang w:val="en-US"/>
              </w:rPr>
              <w:t>Pelaporan dan Dokumentasi;</w:t>
            </w:r>
          </w:p>
          <w:p w14:paraId="450DF101"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en-US"/>
              </w:rPr>
            </w:pPr>
            <w:r w:rsidRPr="00895830">
              <w:rPr>
                <w:rFonts w:ascii="Bookman Old Style" w:eastAsia="Gentium Basic" w:hAnsi="Bookman Old Style"/>
                <w:b/>
                <w:bCs/>
                <w:i/>
                <w:highlight w:val="yellow"/>
                <w:lang w:val="en-US"/>
              </w:rPr>
              <w:t>Personel/Ketenagaan</w:t>
            </w:r>
          </w:p>
          <w:p w14:paraId="42E38E1A" w14:textId="77777777" w:rsidR="00651EB3" w:rsidRPr="00895830" w:rsidRDefault="00651EB3" w:rsidP="00651EB3">
            <w:pPr>
              <w:tabs>
                <w:tab w:val="left" w:pos="601"/>
              </w:tabs>
              <w:ind w:left="601" w:hanging="286"/>
              <w:jc w:val="both"/>
              <w:rPr>
                <w:rFonts w:ascii="Bookman Old Style" w:eastAsia="Gentium Basic" w:hAnsi="Bookman Old Style" w:cs="Gentium Basic"/>
                <w:i/>
                <w:color w:val="FF0000"/>
                <w:highlight w:val="yellow"/>
                <w:lang w:val="en-US"/>
              </w:rPr>
            </w:pPr>
          </w:p>
          <w:p w14:paraId="2ECF5403" w14:textId="77777777" w:rsidR="00651EB3" w:rsidRPr="00895830" w:rsidRDefault="00651EB3" w:rsidP="008C5ED7">
            <w:pPr>
              <w:numPr>
                <w:ilvl w:val="0"/>
                <w:numId w:val="24"/>
              </w:numPr>
              <w:ind w:left="315" w:hanging="284"/>
              <w:jc w:val="both"/>
              <w:rPr>
                <w:rFonts w:ascii="Bookman Old Style" w:eastAsia="Gentium Basic" w:hAnsi="Bookman Old Style" w:cs="Gentium Basic"/>
                <w:i/>
                <w:highlight w:val="yellow"/>
              </w:rPr>
            </w:pPr>
            <w:r w:rsidRPr="00895830">
              <w:rPr>
                <w:rFonts w:ascii="Bookman Old Style" w:eastAsia="Gentium Basic" w:hAnsi="Bookman Old Style" w:cs="Gentium Basic"/>
                <w:highlight w:val="yellow"/>
              </w:rPr>
              <w:t xml:space="preserve">apabila memberikan tanggapan dengan cukup baik yang menggambarkan pemahaman peserta atas jasa layanan yang tercantum dalam KAK, diberi nilai </w:t>
            </w:r>
            <w:r w:rsidRPr="00895830">
              <w:rPr>
                <w:rFonts w:ascii="Bookman Old Style" w:eastAsia="Gentium Basic" w:hAnsi="Bookman Old Style" w:cs="Gentium Basic"/>
                <w:b/>
                <w:bCs/>
                <w:highlight w:val="yellow"/>
                <w:lang w:val="en-US"/>
              </w:rPr>
              <w:t>6</w:t>
            </w:r>
            <w:r w:rsidRPr="00895830">
              <w:rPr>
                <w:rFonts w:ascii="Bookman Old Style" w:eastAsia="Gentium Basic" w:hAnsi="Bookman Old Style" w:cs="Gentium Basic"/>
                <w:b/>
                <w:bCs/>
                <w:highlight w:val="yellow"/>
              </w:rPr>
              <w:t>0 (</w:t>
            </w:r>
            <w:r w:rsidRPr="00895830">
              <w:rPr>
                <w:rFonts w:ascii="Bookman Old Style" w:eastAsia="Gentium Basic" w:hAnsi="Bookman Old Style" w:cs="Gentium Basic"/>
                <w:b/>
                <w:bCs/>
                <w:highlight w:val="yellow"/>
                <w:lang w:val="en-US"/>
              </w:rPr>
              <w:t xml:space="preserve">enam </w:t>
            </w:r>
            <w:r w:rsidRPr="00895830">
              <w:rPr>
                <w:rFonts w:ascii="Bookman Old Style" w:eastAsia="Gentium Basic" w:hAnsi="Bookman Old Style" w:cs="Gentium Basic"/>
                <w:b/>
                <w:bCs/>
                <w:highlight w:val="yellow"/>
              </w:rPr>
              <w:t>puluh)</w:t>
            </w:r>
            <w:r w:rsidRPr="00895830">
              <w:rPr>
                <w:rFonts w:ascii="Bookman Old Style" w:eastAsia="Gentium Basic" w:hAnsi="Bookman Old Style" w:cs="Gentium Basic"/>
                <w:highlight w:val="yellow"/>
              </w:rPr>
              <w:t xml:space="preserve">; </w:t>
            </w:r>
            <w:r w:rsidRPr="00895830">
              <w:rPr>
                <w:rFonts w:ascii="Bookman Old Style" w:eastAsia="Gentium Basic" w:hAnsi="Bookman Old Style" w:cs="Gentium Basic"/>
                <w:i/>
                <w:highlight w:val="yellow"/>
              </w:rPr>
              <w:t>(</w:t>
            </w:r>
            <w:r w:rsidRPr="00895830">
              <w:rPr>
                <w:rFonts w:ascii="Bookman Old Style" w:eastAsia="Gentium Basic" w:hAnsi="Bookman Old Style" w:cs="Gentium Basic"/>
                <w:b/>
                <w:bCs/>
                <w:i/>
                <w:highlight w:val="yellow"/>
              </w:rPr>
              <w:t xml:space="preserve">Kriteria baik : </w:t>
            </w:r>
          </w:p>
          <w:p w14:paraId="62D6C563" w14:textId="77777777" w:rsidR="00651EB3" w:rsidRPr="00895830" w:rsidRDefault="00651EB3" w:rsidP="00651EB3">
            <w:pPr>
              <w:ind w:left="315"/>
              <w:jc w:val="both"/>
              <w:rPr>
                <w:rFonts w:ascii="Bookman Old Style" w:eastAsia="Gentium Basic" w:hAnsi="Bookman Old Style" w:cs="Gentium Basic"/>
                <w:i/>
                <w:highlight w:val="yellow"/>
              </w:rPr>
            </w:pPr>
          </w:p>
          <w:p w14:paraId="645F600C" w14:textId="77777777" w:rsidR="00651EB3" w:rsidRPr="00895830" w:rsidRDefault="00651EB3" w:rsidP="00651EB3">
            <w:pPr>
              <w:ind w:left="315"/>
              <w:jc w:val="both"/>
              <w:rPr>
                <w:rFonts w:ascii="Bookman Old Style" w:eastAsia="Gentium Basic" w:hAnsi="Bookman Old Style" w:cs="Gentium Basic"/>
                <w:b/>
                <w:bCs/>
                <w:i/>
                <w:highlight w:val="yellow"/>
              </w:rPr>
            </w:pPr>
            <w:r w:rsidRPr="00895830">
              <w:rPr>
                <w:rFonts w:ascii="Bookman Old Style" w:eastAsia="Gentium Basic" w:hAnsi="Bookman Old Style" w:cs="Gentium Basic"/>
                <w:b/>
                <w:bCs/>
                <w:i/>
                <w:highlight w:val="yellow"/>
              </w:rPr>
              <w:t>Memberikan tanggapan untuk lingkup pekerjaan sesuai KAK tetapi tidak lengkap.</w:t>
            </w:r>
          </w:p>
          <w:p w14:paraId="77DB0105" w14:textId="77777777" w:rsidR="00651EB3" w:rsidRPr="00895830" w:rsidRDefault="00651EB3" w:rsidP="00651EB3">
            <w:pPr>
              <w:jc w:val="both"/>
              <w:rPr>
                <w:rFonts w:ascii="Bookman Old Style" w:eastAsia="Gentium Basic" w:hAnsi="Bookman Old Style" w:cs="Gentium Basic"/>
                <w:i/>
                <w:highlight w:val="yellow"/>
              </w:rPr>
            </w:pPr>
          </w:p>
          <w:p w14:paraId="0C0C3ED0" w14:textId="2379666D" w:rsidR="00651EB3" w:rsidRPr="00895830" w:rsidRDefault="00651EB3" w:rsidP="008C5ED7">
            <w:pPr>
              <w:numPr>
                <w:ilvl w:val="0"/>
                <w:numId w:val="24"/>
              </w:numPr>
              <w:ind w:left="315"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Apabila peserta tidak memberikan tanggapan atas jasa layanan yang tercantum dalam KAK, maka diberikan nilai </w:t>
            </w:r>
            <w:r w:rsidRPr="00895830">
              <w:rPr>
                <w:rFonts w:ascii="Bookman Old Style" w:eastAsia="Gentium Basic" w:hAnsi="Bookman Old Style" w:cs="Gentium Basic"/>
                <w:b/>
                <w:bCs/>
                <w:highlight w:val="yellow"/>
              </w:rPr>
              <w:t>0 (nol)</w:t>
            </w:r>
            <w:r w:rsidRPr="00895830">
              <w:rPr>
                <w:rFonts w:ascii="Bookman Old Style" w:eastAsia="Gentium Basic" w:hAnsi="Bookman Old Style" w:cs="Gentium Basic"/>
                <w:highlight w:val="yellow"/>
              </w:rPr>
              <w:t>.</w:t>
            </w:r>
          </w:p>
        </w:tc>
        <w:tc>
          <w:tcPr>
            <w:tcW w:w="1440" w:type="dxa"/>
            <w:vAlign w:val="center"/>
          </w:tcPr>
          <w:p w14:paraId="4CD2797E" w14:textId="15AE49B8"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418BBF00" w14:textId="5A4EC51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92B2FE1" w14:textId="1AEC4533"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47D87747" w14:textId="77777777" w:rsidTr="00356DC1">
        <w:tc>
          <w:tcPr>
            <w:tcW w:w="628" w:type="dxa"/>
            <w:vMerge/>
          </w:tcPr>
          <w:p w14:paraId="2A33EF8A"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25794B50" w14:textId="6D6445B8" w:rsidR="00651EB3" w:rsidRPr="00895830" w:rsidRDefault="00651EB3" w:rsidP="008C5ED7">
            <w:pPr>
              <w:pStyle w:val="ListParagraph"/>
              <w:numPr>
                <w:ilvl w:val="1"/>
                <w:numId w:val="10"/>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Kualitas metodologi yang menggambarkan: </w:t>
            </w:r>
          </w:p>
        </w:tc>
        <w:tc>
          <w:tcPr>
            <w:tcW w:w="1111" w:type="dxa"/>
            <w:vAlign w:val="center"/>
          </w:tcPr>
          <w:p w14:paraId="394B0F29" w14:textId="5928DA0C" w:rsidR="00651EB3" w:rsidRPr="00895830" w:rsidRDefault="00651EB3" w:rsidP="00651EB3">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10%</w:t>
            </w:r>
          </w:p>
        </w:tc>
        <w:tc>
          <w:tcPr>
            <w:tcW w:w="1049" w:type="dxa"/>
            <w:vAlign w:val="center"/>
          </w:tcPr>
          <w:p w14:paraId="0F915C3B" w14:textId="5F8CDA75" w:rsidR="00651EB3" w:rsidRPr="00895830" w:rsidRDefault="00651EB3" w:rsidP="00651EB3">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568C1016" w14:textId="35A23C18"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5651EEDD" w14:textId="64A8A4F0" w:rsidR="00651EB3" w:rsidRPr="00895830" w:rsidRDefault="00651EB3" w:rsidP="00651EB3">
            <w:pPr>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Subunsur Kualitas Metodologi dihitung dengan cara nilai rata-rata komponen sub unsur dikali bobot subunsur.</w:t>
            </w:r>
          </w:p>
        </w:tc>
        <w:tc>
          <w:tcPr>
            <w:tcW w:w="1440" w:type="dxa"/>
            <w:vAlign w:val="center"/>
          </w:tcPr>
          <w:p w14:paraId="20456A15" w14:textId="75276554"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2035A48" w14:textId="03674360"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5AB4DE6" w14:textId="2B907718"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6CC4AA78" w14:textId="77777777" w:rsidTr="00356DC1">
        <w:tc>
          <w:tcPr>
            <w:tcW w:w="628" w:type="dxa"/>
            <w:vMerge/>
          </w:tcPr>
          <w:p w14:paraId="7DE428EA"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350290D2" w14:textId="19BF90D9" w:rsidR="00651EB3" w:rsidRPr="00895830" w:rsidRDefault="00651EB3" w:rsidP="008C5ED7">
            <w:pPr>
              <w:pStyle w:val="ListParagraph"/>
              <w:numPr>
                <w:ilvl w:val="0"/>
                <w:numId w:val="11"/>
              </w:numPr>
              <w:spacing w:before="2" w:line="276" w:lineRule="auto"/>
              <w:ind w:right="28"/>
              <w:jc w:val="both"/>
              <w:rPr>
                <w:rFonts w:ascii="Bookman Old Style" w:hAnsi="Bookman Old Style" w:cs="Arial"/>
                <w:b/>
                <w:highlight w:val="yellow"/>
              </w:rPr>
            </w:pPr>
            <w:r w:rsidRPr="00895830">
              <w:rPr>
                <w:rFonts w:ascii="Bookman Old Style" w:eastAsia="Basic" w:hAnsi="Bookman Old Style" w:cs="Basic"/>
                <w:highlight w:val="yellow"/>
              </w:rPr>
              <w:t xml:space="preserve">Ketepatan analisa yang disampaikan dan langkah pemecahan </w:t>
            </w:r>
            <w:r w:rsidRPr="00895830">
              <w:rPr>
                <w:rFonts w:ascii="Bookman Old Style" w:eastAsia="Basic" w:hAnsi="Bookman Old Style" w:cs="Basic"/>
                <w:highlight w:val="yellow"/>
              </w:rPr>
              <w:lastRenderedPageBreak/>
              <w:t>yang diusulkan</w:t>
            </w:r>
          </w:p>
        </w:tc>
        <w:tc>
          <w:tcPr>
            <w:tcW w:w="1111" w:type="dxa"/>
            <w:vAlign w:val="center"/>
          </w:tcPr>
          <w:p w14:paraId="3E7A8CD9" w14:textId="65249EDC"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lastRenderedPageBreak/>
              <w:t>-</w:t>
            </w:r>
          </w:p>
        </w:tc>
        <w:tc>
          <w:tcPr>
            <w:tcW w:w="1049" w:type="dxa"/>
            <w:vAlign w:val="center"/>
          </w:tcPr>
          <w:p w14:paraId="7E7A4263" w14:textId="48EF4972" w:rsidR="00651EB3" w:rsidRPr="00895830" w:rsidRDefault="00651EB3" w:rsidP="00651EB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3351BCD6" w14:textId="6E9015F2"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2D893F66" w14:textId="77777777" w:rsidR="00651EB3" w:rsidRPr="00895830" w:rsidRDefault="00651EB3" w:rsidP="008C5ED7">
            <w:pPr>
              <w:numPr>
                <w:ilvl w:val="5"/>
                <w:numId w:val="26"/>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diberi nilai 100 (seratus): Apabila peserta Menjelaskan secara lengkap tahapan pelaksanaan supervisi dalam KAK disertai dengan penjelasan detail setiap </w:t>
            </w:r>
            <w:r w:rsidRPr="00895830">
              <w:rPr>
                <w:rFonts w:ascii="Bookman Old Style" w:eastAsia="Gentium Basic" w:hAnsi="Bookman Old Style" w:cs="Gentium Basic"/>
                <w:highlight w:val="yellow"/>
              </w:rPr>
              <w:lastRenderedPageBreak/>
              <w:t xml:space="preserve">tahapannya. Tahapan tersebut antara lain </w:t>
            </w:r>
          </w:p>
          <w:p w14:paraId="0551E873" w14:textId="77777777" w:rsidR="00651EB3" w:rsidRPr="00895830" w:rsidRDefault="00651EB3" w:rsidP="00651EB3">
            <w:pPr>
              <w:ind w:left="546" w:hanging="228"/>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a. Tahap Persiapan ;</w:t>
            </w:r>
          </w:p>
          <w:p w14:paraId="324F46B1" w14:textId="77777777" w:rsidR="00651EB3" w:rsidRPr="00895830" w:rsidRDefault="00651EB3" w:rsidP="00651EB3">
            <w:pPr>
              <w:ind w:left="546" w:hanging="228"/>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b. Tahap Pelaksanaan Pekerjaan;</w:t>
            </w:r>
          </w:p>
          <w:p w14:paraId="2657AFA5" w14:textId="77777777" w:rsidR="00651EB3" w:rsidRPr="00895830" w:rsidRDefault="00651EB3" w:rsidP="00651EB3">
            <w:pPr>
              <w:ind w:left="546" w:hanging="228"/>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c. Tahap Pelaporan dan Dokumentasi.</w:t>
            </w:r>
          </w:p>
          <w:p w14:paraId="0CFA2164" w14:textId="77777777" w:rsidR="00651EB3" w:rsidRPr="00895830" w:rsidRDefault="00651EB3" w:rsidP="00651EB3">
            <w:pPr>
              <w:jc w:val="both"/>
              <w:rPr>
                <w:rFonts w:ascii="Bookman Old Style" w:eastAsia="Gentium Basic" w:hAnsi="Bookman Old Style" w:cs="Gentium Basic"/>
                <w:highlight w:val="yellow"/>
              </w:rPr>
            </w:pPr>
          </w:p>
          <w:p w14:paraId="72DFA1A3" w14:textId="77777777" w:rsidR="00651EB3" w:rsidRPr="00895830" w:rsidRDefault="00651EB3" w:rsidP="008C5ED7">
            <w:pPr>
              <w:numPr>
                <w:ilvl w:val="5"/>
                <w:numId w:val="26"/>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tidak menjelaskan secara lengkap tahapan pelaksanaan supervisi dalam KAK disertai dengan penjelasan detail setiap tahapannya.</w:t>
            </w:r>
          </w:p>
          <w:p w14:paraId="0848DFC8" w14:textId="77777777" w:rsidR="00651EB3" w:rsidRPr="00895830" w:rsidRDefault="00651EB3" w:rsidP="00651EB3">
            <w:pPr>
              <w:ind w:left="276"/>
              <w:contextualSpacing/>
              <w:jc w:val="both"/>
              <w:rPr>
                <w:rFonts w:ascii="Bookman Old Style" w:eastAsia="Gentium Basic" w:hAnsi="Bookman Old Style" w:cs="Gentium Basic"/>
                <w:highlight w:val="yellow"/>
              </w:rPr>
            </w:pPr>
          </w:p>
          <w:p w14:paraId="6EBDAEFB" w14:textId="77777777" w:rsidR="00651EB3" w:rsidRPr="00895830" w:rsidRDefault="00651EB3" w:rsidP="008C5ED7">
            <w:pPr>
              <w:numPr>
                <w:ilvl w:val="5"/>
                <w:numId w:val="26"/>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p w14:paraId="61C634BB" w14:textId="31E15BBD" w:rsidR="00651EB3" w:rsidRPr="00895830" w:rsidRDefault="00651EB3" w:rsidP="00651EB3">
            <w:pPr>
              <w:rPr>
                <w:rFonts w:ascii="Bookman Old Style" w:eastAsia="Basic" w:hAnsi="Bookman Old Style" w:cs="Basic"/>
                <w:highlight w:val="yellow"/>
              </w:rPr>
            </w:pPr>
          </w:p>
        </w:tc>
        <w:tc>
          <w:tcPr>
            <w:tcW w:w="1440" w:type="dxa"/>
            <w:vAlign w:val="center"/>
          </w:tcPr>
          <w:p w14:paraId="0BE1E5B8" w14:textId="6035968E"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74367A04" w14:textId="02DDA054"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68F3D1CE" w14:textId="0B5C68B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1E5C8AD9" w14:textId="77777777" w:rsidTr="00356DC1">
        <w:tc>
          <w:tcPr>
            <w:tcW w:w="628" w:type="dxa"/>
            <w:vMerge/>
          </w:tcPr>
          <w:p w14:paraId="5D31D386"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5B8CAB19" w14:textId="4F05A44C" w:rsidR="00651EB3" w:rsidRPr="00895830" w:rsidRDefault="00651EB3"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konsistensi antara metodologi dengan  rencana kerja</w:t>
            </w:r>
          </w:p>
        </w:tc>
        <w:tc>
          <w:tcPr>
            <w:tcW w:w="1111" w:type="dxa"/>
            <w:vAlign w:val="center"/>
          </w:tcPr>
          <w:p w14:paraId="3E8CBBBE" w14:textId="4838EA2D"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80B43D0" w14:textId="4A7C9A43" w:rsidR="00651EB3" w:rsidRPr="00895830" w:rsidRDefault="00651EB3" w:rsidP="00651EB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23354999" w14:textId="78F51E15"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239C05B2" w14:textId="77777777" w:rsidR="00651EB3" w:rsidRPr="00895830" w:rsidRDefault="00651EB3" w:rsidP="008C5ED7">
            <w:pPr>
              <w:numPr>
                <w:ilvl w:val="5"/>
                <w:numId w:val="27"/>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Menjelaskan metodologi dan rencana kerja secara urut, tepat dan konsisten yang dituangkan dalam bentuk narasi disertai skema dan diagram alur pelaksanaan lingkup pekerjaan.</w:t>
            </w:r>
          </w:p>
          <w:p w14:paraId="33934080" w14:textId="77777777" w:rsidR="00651EB3" w:rsidRPr="00895830" w:rsidRDefault="00651EB3" w:rsidP="00651EB3">
            <w:pPr>
              <w:ind w:left="276"/>
              <w:contextualSpacing/>
              <w:jc w:val="both"/>
              <w:rPr>
                <w:rFonts w:ascii="Bookman Old Style" w:eastAsia="Gentium Basic" w:hAnsi="Bookman Old Style" w:cs="Gentium Basic"/>
                <w:highlight w:val="yellow"/>
              </w:rPr>
            </w:pPr>
          </w:p>
          <w:p w14:paraId="331E493D" w14:textId="77777777" w:rsidR="00651EB3" w:rsidRPr="00895830" w:rsidRDefault="00651EB3" w:rsidP="008C5ED7">
            <w:pPr>
              <w:numPr>
                <w:ilvl w:val="5"/>
                <w:numId w:val="27"/>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metodologi dan rencana Kerja secara urut, tepat dan konsisten yang dituangkan dalam bentuk narasi tidak disertai skema dan diagram alur pelaksanaan lingkup pekerjaan</w:t>
            </w:r>
          </w:p>
          <w:p w14:paraId="2BEC81BA" w14:textId="77777777" w:rsidR="00651EB3" w:rsidRPr="00895830" w:rsidRDefault="00651EB3" w:rsidP="00651EB3">
            <w:pPr>
              <w:ind w:left="276"/>
              <w:contextualSpacing/>
              <w:jc w:val="both"/>
              <w:rPr>
                <w:rFonts w:ascii="Bookman Old Style" w:eastAsia="Gentium Basic" w:hAnsi="Bookman Old Style" w:cs="Gentium Basic"/>
                <w:highlight w:val="yellow"/>
              </w:rPr>
            </w:pPr>
          </w:p>
          <w:p w14:paraId="4E552D8D" w14:textId="4EBF71FD" w:rsidR="00651EB3" w:rsidRPr="00895830" w:rsidRDefault="00651EB3" w:rsidP="008C5ED7">
            <w:pPr>
              <w:numPr>
                <w:ilvl w:val="5"/>
                <w:numId w:val="27"/>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lastRenderedPageBreak/>
              <w:t>Diberi nilai 0 (Nol) apabila peserta tidak menyajikan.</w:t>
            </w:r>
          </w:p>
        </w:tc>
        <w:tc>
          <w:tcPr>
            <w:tcW w:w="1440" w:type="dxa"/>
            <w:vAlign w:val="center"/>
          </w:tcPr>
          <w:p w14:paraId="34C15231" w14:textId="732A2925"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777ADEB7" w14:textId="33795A28"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FBF062C" w14:textId="5184867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4025060E" w14:textId="77777777" w:rsidTr="00356DC1">
        <w:tc>
          <w:tcPr>
            <w:tcW w:w="628" w:type="dxa"/>
            <w:vMerge/>
          </w:tcPr>
          <w:p w14:paraId="432C2DFC"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10ECF378" w14:textId="2F5A991D"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apresiasi terhadap inovasi</w:t>
            </w:r>
          </w:p>
        </w:tc>
        <w:tc>
          <w:tcPr>
            <w:tcW w:w="1111" w:type="dxa"/>
            <w:vAlign w:val="center"/>
          </w:tcPr>
          <w:p w14:paraId="6D4501AE" w14:textId="37957674"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0B5E6E2B" w14:textId="7BEE0EBD"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0B52822" w14:textId="4E8C5712"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2AB565CD" w14:textId="77777777" w:rsidR="002803DA" w:rsidRPr="00895830" w:rsidRDefault="002803DA" w:rsidP="008C5ED7">
            <w:pPr>
              <w:numPr>
                <w:ilvl w:val="5"/>
                <w:numId w:val="28"/>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lebih dari 1 (satu) inovasi baru  yang dapat diterapkan pada pelaksanaan kegiatan.</w:t>
            </w:r>
          </w:p>
          <w:p w14:paraId="0C0F34A1"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3E62BF15" w14:textId="77777777" w:rsidR="002803DA" w:rsidRPr="00895830" w:rsidRDefault="002803DA" w:rsidP="008C5ED7">
            <w:pPr>
              <w:numPr>
                <w:ilvl w:val="5"/>
                <w:numId w:val="28"/>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1 (satu) inovasi baru yang dapat diterapkan pada pelaksanaan kegiatan.</w:t>
            </w:r>
          </w:p>
          <w:p w14:paraId="6D49641D"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00D18941" w14:textId="6BDCAF94" w:rsidR="002803DA" w:rsidRPr="00895830" w:rsidRDefault="002803DA" w:rsidP="008C5ED7">
            <w:pPr>
              <w:numPr>
                <w:ilvl w:val="5"/>
                <w:numId w:val="28"/>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menyampaikan.</w:t>
            </w:r>
          </w:p>
        </w:tc>
        <w:tc>
          <w:tcPr>
            <w:tcW w:w="1440" w:type="dxa"/>
            <w:vAlign w:val="center"/>
          </w:tcPr>
          <w:p w14:paraId="018B417B" w14:textId="6427B6E8"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65BCE5F" w14:textId="62A0D226"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B08EAD1" w14:textId="4EAADCE9"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295B25E5" w14:textId="77777777" w:rsidTr="00356DC1">
        <w:tc>
          <w:tcPr>
            <w:tcW w:w="628" w:type="dxa"/>
            <w:vMerge/>
          </w:tcPr>
          <w:p w14:paraId="1668B6D8"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4A3B4C6B" w14:textId="4B45F43A"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dukungan data yang tersedia terhadap KAK</w:t>
            </w:r>
          </w:p>
        </w:tc>
        <w:tc>
          <w:tcPr>
            <w:tcW w:w="1111" w:type="dxa"/>
            <w:vAlign w:val="center"/>
          </w:tcPr>
          <w:p w14:paraId="5FEF7771" w14:textId="18F8365A"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00C60A56" w14:textId="0549D72B"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8874861" w14:textId="7A84AA75"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7B142C39" w14:textId="77777777" w:rsidR="002803DA" w:rsidRPr="00895830" w:rsidRDefault="002803DA" w:rsidP="008C5ED7">
            <w:pPr>
              <w:numPr>
                <w:ilvl w:val="5"/>
                <w:numId w:val="29"/>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Memberikan data dasar lebih dari yang tercantum pada KAK.</w:t>
            </w:r>
          </w:p>
          <w:p w14:paraId="4FF184A9"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7F7B2E44" w14:textId="77777777" w:rsidR="002803DA" w:rsidRPr="00895830" w:rsidRDefault="002803DA" w:rsidP="008C5ED7">
            <w:pPr>
              <w:numPr>
                <w:ilvl w:val="5"/>
                <w:numId w:val="29"/>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Memberikan data dasar sama dengan yang tercantum pada KAK.</w:t>
            </w:r>
          </w:p>
          <w:p w14:paraId="33AAF5F8"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08F0817E" w14:textId="3043E9CC" w:rsidR="002803DA" w:rsidRPr="00895830" w:rsidRDefault="002803DA" w:rsidP="008C5ED7">
            <w:pPr>
              <w:numPr>
                <w:ilvl w:val="5"/>
                <w:numId w:val="29"/>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memberikan data dasar</w:t>
            </w:r>
          </w:p>
        </w:tc>
        <w:tc>
          <w:tcPr>
            <w:tcW w:w="1440" w:type="dxa"/>
            <w:vAlign w:val="center"/>
          </w:tcPr>
          <w:p w14:paraId="0DA46BF5" w14:textId="0BE9C012"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7CE5DC8" w14:textId="217A3BD2"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2F0C24F" w14:textId="6955B37D"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1FD96122" w14:textId="77777777" w:rsidTr="00356DC1">
        <w:tc>
          <w:tcPr>
            <w:tcW w:w="628" w:type="dxa"/>
            <w:vMerge/>
          </w:tcPr>
          <w:p w14:paraId="45E92D0F"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1D7265A1" w14:textId="7CD03022"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uraian tugas</w:t>
            </w:r>
          </w:p>
        </w:tc>
        <w:tc>
          <w:tcPr>
            <w:tcW w:w="1111" w:type="dxa"/>
            <w:vAlign w:val="center"/>
          </w:tcPr>
          <w:p w14:paraId="48B18869" w14:textId="59D38C4D"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5DCB0374" w14:textId="23BA3ADE"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505054C7" w14:textId="5866CAF3"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74BAC679" w14:textId="77777777" w:rsidR="002803DA" w:rsidRPr="00895830" w:rsidRDefault="002803DA" w:rsidP="008C5ED7">
            <w:pPr>
              <w:numPr>
                <w:ilvl w:val="5"/>
                <w:numId w:val="30"/>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Menguraikan tugas seluruh tenaga ahli secara lengkap berdasarkan KAK.</w:t>
            </w:r>
          </w:p>
          <w:p w14:paraId="3C5D0EBC"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590B2906" w14:textId="77777777" w:rsidR="002803DA" w:rsidRPr="00895830" w:rsidRDefault="002803DA" w:rsidP="008C5ED7">
            <w:pPr>
              <w:numPr>
                <w:ilvl w:val="5"/>
                <w:numId w:val="30"/>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lastRenderedPageBreak/>
              <w:t>diberi nilai 60 (enam puluh); Apabila peserta Menguraikan tugas tenaga ahli tidak lengkap sesuai berdasarkan KAK.</w:t>
            </w:r>
          </w:p>
          <w:p w14:paraId="1C31A625"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34D135C1" w14:textId="3A80C188" w:rsidR="002803DA" w:rsidRPr="00895830" w:rsidRDefault="002803DA" w:rsidP="008C5ED7">
            <w:pPr>
              <w:numPr>
                <w:ilvl w:val="5"/>
                <w:numId w:val="30"/>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menguraikan tugas tenaga ahli</w:t>
            </w:r>
          </w:p>
        </w:tc>
        <w:tc>
          <w:tcPr>
            <w:tcW w:w="1440" w:type="dxa"/>
            <w:vAlign w:val="center"/>
          </w:tcPr>
          <w:p w14:paraId="5907F053" w14:textId="760BE1FF"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209B775F" w14:textId="40E9D9FD"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73F3B7A" w14:textId="665C9D8B"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6976869B" w14:textId="77777777" w:rsidTr="00356DC1">
        <w:tc>
          <w:tcPr>
            <w:tcW w:w="628" w:type="dxa"/>
            <w:vMerge/>
          </w:tcPr>
          <w:p w14:paraId="47D0F326"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360CD112" w14:textId="3A7128C5"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program kerja, jadwal pekerjaan, dan jadwal penugasan</w:t>
            </w:r>
          </w:p>
        </w:tc>
        <w:tc>
          <w:tcPr>
            <w:tcW w:w="1111" w:type="dxa"/>
            <w:vAlign w:val="center"/>
          </w:tcPr>
          <w:p w14:paraId="24BD7855" w14:textId="2235EA68"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13BE11B9" w14:textId="096E4D49"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7DBAAC90" w14:textId="4A3117B1"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17032460" w14:textId="77777777" w:rsidR="002803DA" w:rsidRPr="00895830" w:rsidRDefault="002803DA" w:rsidP="008C5ED7">
            <w:pPr>
              <w:numPr>
                <w:ilvl w:val="5"/>
                <w:numId w:val="31"/>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menguraikan dan menjelaskan program kerja yang sesuai dengan jadwal pekerjaan dan penugasan..</w:t>
            </w:r>
          </w:p>
          <w:p w14:paraId="6E972481"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37605A75" w14:textId="77777777" w:rsidR="002803DA" w:rsidRPr="00895830" w:rsidRDefault="002803DA" w:rsidP="008C5ED7">
            <w:pPr>
              <w:numPr>
                <w:ilvl w:val="5"/>
                <w:numId w:val="31"/>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menguraikan dan menjelaskan program kerja tidak sesuai dengan jadwal pekerjaan dan penugasan..</w:t>
            </w:r>
          </w:p>
          <w:p w14:paraId="067AFC12"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7D7AFFA7" w14:textId="22DAB18E" w:rsidR="002803DA" w:rsidRPr="00895830" w:rsidRDefault="002803DA" w:rsidP="008C5ED7">
            <w:pPr>
              <w:numPr>
                <w:ilvl w:val="5"/>
                <w:numId w:val="31"/>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menguraikan.</w:t>
            </w:r>
          </w:p>
        </w:tc>
        <w:tc>
          <w:tcPr>
            <w:tcW w:w="1440" w:type="dxa"/>
            <w:vAlign w:val="center"/>
          </w:tcPr>
          <w:p w14:paraId="72AEA6DF" w14:textId="0A14C726"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3144A6EF" w14:textId="5A28B4A0"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1C4E449" w14:textId="66A64453"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4ED92195" w14:textId="77777777" w:rsidTr="00356DC1">
        <w:tc>
          <w:tcPr>
            <w:tcW w:w="628" w:type="dxa"/>
            <w:vMerge/>
          </w:tcPr>
          <w:p w14:paraId="13D51B40"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71830FD5" w14:textId="67979128"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organisasi</w:t>
            </w:r>
          </w:p>
        </w:tc>
        <w:tc>
          <w:tcPr>
            <w:tcW w:w="1111" w:type="dxa"/>
            <w:vAlign w:val="center"/>
          </w:tcPr>
          <w:p w14:paraId="4C035750" w14:textId="3CA888BE"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739787F" w14:textId="2892B95E"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32D07136" w14:textId="661B8E5B"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3DE1820A" w14:textId="77777777" w:rsidR="002803DA" w:rsidRPr="00895830" w:rsidRDefault="002803DA" w:rsidP="008C5ED7">
            <w:pPr>
              <w:numPr>
                <w:ilvl w:val="5"/>
                <w:numId w:val="32"/>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diberi nilai 100 (seratus): Apabila peserta Menyampaikan : </w:t>
            </w:r>
          </w:p>
          <w:p w14:paraId="0F468EE8" w14:textId="77777777" w:rsidR="002803DA" w:rsidRPr="00895830" w:rsidRDefault="002803DA" w:rsidP="002803DA">
            <w:pPr>
              <w:tabs>
                <w:tab w:val="left" w:pos="460"/>
              </w:tabs>
              <w:ind w:left="460" w:hanging="284"/>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 xml:space="preserve">1. Bagan/struktur organisasi </w:t>
            </w:r>
          </w:p>
          <w:p w14:paraId="20E50285" w14:textId="77777777" w:rsidR="002803DA" w:rsidRPr="00895830" w:rsidRDefault="002803DA" w:rsidP="002803DA">
            <w:pPr>
              <w:tabs>
                <w:tab w:val="left" w:pos="460"/>
              </w:tabs>
              <w:ind w:left="460" w:hanging="284"/>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2. Uraian tugas dan tanggung jawab</w:t>
            </w:r>
          </w:p>
          <w:p w14:paraId="0C9E708D" w14:textId="77777777" w:rsidR="002803DA" w:rsidRPr="00895830" w:rsidRDefault="002803DA" w:rsidP="002803DA">
            <w:pPr>
              <w:tabs>
                <w:tab w:val="left" w:pos="460"/>
              </w:tabs>
              <w:ind w:left="460" w:hanging="284"/>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3. Foto personil.</w:t>
            </w:r>
          </w:p>
          <w:p w14:paraId="35508898"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6D9511F9" w14:textId="77777777" w:rsidR="002803DA" w:rsidRPr="00895830" w:rsidRDefault="002803DA" w:rsidP="008C5ED7">
            <w:pPr>
              <w:numPr>
                <w:ilvl w:val="5"/>
                <w:numId w:val="32"/>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kurang dari 3 hal yang diminta.</w:t>
            </w:r>
          </w:p>
          <w:p w14:paraId="0ADF66BC"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0193ECA1" w14:textId="03038625" w:rsidR="002803DA" w:rsidRPr="00895830" w:rsidRDefault="002803DA" w:rsidP="008C5ED7">
            <w:pPr>
              <w:numPr>
                <w:ilvl w:val="5"/>
                <w:numId w:val="32"/>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22E97EF5" w14:textId="13981B11"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2B845C2" w14:textId="4D5318C4"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2591721" w14:textId="07E9FCE2"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4A84C0E8" w14:textId="77777777" w:rsidTr="00356DC1">
        <w:tc>
          <w:tcPr>
            <w:tcW w:w="628" w:type="dxa"/>
            <w:vMerge/>
          </w:tcPr>
          <w:p w14:paraId="0074CA49"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1B811595" w14:textId="1FDE048C"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fasilitas penunjang</w:t>
            </w:r>
          </w:p>
        </w:tc>
        <w:tc>
          <w:tcPr>
            <w:tcW w:w="1111" w:type="dxa"/>
            <w:vAlign w:val="center"/>
          </w:tcPr>
          <w:p w14:paraId="4225BE69" w14:textId="23612795"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D0699D9" w14:textId="613845DC"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148F7F1" w14:textId="3E4487D3"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36B5B68B" w14:textId="77777777" w:rsidR="002803DA" w:rsidRPr="00895830" w:rsidRDefault="002803DA" w:rsidP="008C5ED7">
            <w:pPr>
              <w:numPr>
                <w:ilvl w:val="5"/>
                <w:numId w:val="33"/>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daftar fasilitas penunjang secara lengkap dan sesuai jumlah kebutuhan pada KAK.</w:t>
            </w:r>
          </w:p>
          <w:p w14:paraId="7428CA4F"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5BE63468" w14:textId="77777777" w:rsidR="002803DA" w:rsidRPr="00895830" w:rsidRDefault="002803DA" w:rsidP="008C5ED7">
            <w:pPr>
              <w:numPr>
                <w:ilvl w:val="5"/>
                <w:numId w:val="33"/>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apabila menyampaikan daftar fasilitas penunjang secara tidak lengkap dan/atau sesuai jumlah kebutuhan pada KAK.</w:t>
            </w:r>
          </w:p>
          <w:p w14:paraId="29754F6D"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275CB7C9" w14:textId="50B11D44" w:rsidR="002803DA" w:rsidRPr="00895830" w:rsidRDefault="002803DA" w:rsidP="008C5ED7">
            <w:pPr>
              <w:numPr>
                <w:ilvl w:val="5"/>
                <w:numId w:val="33"/>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2B036EB1" w14:textId="3697303C"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3DBA3985" w14:textId="6122483C"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C3D6627" w14:textId="7B3A08D9"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5840CE7B" w14:textId="77777777" w:rsidTr="009112E5">
        <w:tc>
          <w:tcPr>
            <w:tcW w:w="628" w:type="dxa"/>
            <w:vMerge/>
          </w:tcPr>
          <w:p w14:paraId="1618CDE8"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509FF5ED" w14:textId="1C6B9E81" w:rsidR="002803DA" w:rsidRPr="00895830" w:rsidRDefault="002803DA" w:rsidP="008C5ED7">
            <w:pPr>
              <w:pStyle w:val="ListParagraph"/>
              <w:numPr>
                <w:ilvl w:val="1"/>
                <w:numId w:val="10"/>
              </w:numPr>
              <w:spacing w:before="2" w:line="276" w:lineRule="auto"/>
              <w:ind w:right="28"/>
              <w:jc w:val="both"/>
              <w:rPr>
                <w:rFonts w:ascii="Bookman Old Style" w:hAnsi="Bookman Old Style" w:cs="Arial"/>
                <w:b/>
                <w:highlight w:val="yellow"/>
              </w:rPr>
            </w:pPr>
            <w:r w:rsidRPr="00895830">
              <w:rPr>
                <w:rFonts w:ascii="Bookman Old Style" w:eastAsia="Basic" w:hAnsi="Bookman Old Style" w:cs="Basic"/>
                <w:highlight w:val="yellow"/>
              </w:rPr>
              <w:t>hasil kerja [deliverable], terdiri atas:</w:t>
            </w:r>
          </w:p>
        </w:tc>
        <w:tc>
          <w:tcPr>
            <w:tcW w:w="1111" w:type="dxa"/>
          </w:tcPr>
          <w:p w14:paraId="0C3E49FA" w14:textId="77777777" w:rsidR="002803DA" w:rsidRPr="00895830" w:rsidRDefault="002803DA" w:rsidP="002803DA">
            <w:pPr>
              <w:jc w:val="center"/>
              <w:rPr>
                <w:rFonts w:ascii="Bookman Old Style" w:eastAsia="Gentium Basic" w:hAnsi="Bookman Old Style" w:cs="Gentium Basic"/>
                <w:i/>
                <w:highlight w:val="yellow"/>
              </w:rPr>
            </w:pPr>
            <w:r w:rsidRPr="00895830">
              <w:rPr>
                <w:rFonts w:ascii="Bookman Old Style" w:eastAsia="Gentium Basic" w:hAnsi="Bookman Old Style" w:cs="Gentium Basic"/>
                <w:b/>
                <w:bCs/>
                <w:i/>
                <w:highlight w:val="yellow"/>
                <w:lang w:val="en-US"/>
              </w:rPr>
              <w:t>4%</w:t>
            </w:r>
          </w:p>
          <w:p w14:paraId="23AA6B3A" w14:textId="4CA8A4A8" w:rsidR="002803DA" w:rsidRPr="00895830" w:rsidRDefault="002803DA" w:rsidP="002803DA">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Gentium Basic" w:hAnsi="Bookman Old Style" w:cs="Gentium Basic"/>
                <w:i/>
                <w:highlight w:val="yellow"/>
              </w:rPr>
              <w:t xml:space="preserve"> </w:t>
            </w:r>
          </w:p>
        </w:tc>
        <w:tc>
          <w:tcPr>
            <w:tcW w:w="1049" w:type="dxa"/>
          </w:tcPr>
          <w:p w14:paraId="5BE059A6" w14:textId="2A568F13" w:rsidR="002803DA" w:rsidRPr="00895830" w:rsidRDefault="002803DA" w:rsidP="002803DA">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48DC1D61" w14:textId="77777777" w:rsidR="002803DA" w:rsidRPr="00895830" w:rsidRDefault="002803DA" w:rsidP="002803DA">
            <w:pPr>
              <w:jc w:val="center"/>
              <w:rPr>
                <w:rFonts w:ascii="Bookman Old Style" w:hAnsi="Bookman Old Style" w:cs="Arial"/>
                <w:highlight w:val="yellow"/>
              </w:rPr>
            </w:pPr>
          </w:p>
        </w:tc>
        <w:tc>
          <w:tcPr>
            <w:tcW w:w="3737" w:type="dxa"/>
            <w:vAlign w:val="center"/>
          </w:tcPr>
          <w:p w14:paraId="3F5FF78B" w14:textId="27E499B4" w:rsidR="002803DA" w:rsidRPr="00895830" w:rsidRDefault="002803DA" w:rsidP="002803DA">
            <w:pPr>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Subunsur hasil kerja (</w:t>
            </w:r>
            <w:r w:rsidRPr="00895830">
              <w:rPr>
                <w:rFonts w:ascii="Bookman Old Style" w:eastAsia="Gentium Basic" w:hAnsi="Bookman Old Style" w:cs="Gentium Basic"/>
                <w:i/>
                <w:highlight w:val="yellow"/>
              </w:rPr>
              <w:t>deliverable</w:t>
            </w:r>
            <w:r w:rsidRPr="00895830">
              <w:rPr>
                <w:rFonts w:ascii="Bookman Old Style" w:eastAsia="Gentium Basic" w:hAnsi="Bookman Old Style" w:cs="Gentium Basic"/>
                <w:highlight w:val="yellow"/>
              </w:rPr>
              <w:t>) dihitung dengan cara nilai rata-rata komponen subunsur dikali bobot subunsur.</w:t>
            </w:r>
          </w:p>
        </w:tc>
        <w:tc>
          <w:tcPr>
            <w:tcW w:w="1440" w:type="dxa"/>
            <w:vAlign w:val="center"/>
          </w:tcPr>
          <w:p w14:paraId="5FA85926" w14:textId="5D03C327"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870F5D9" w14:textId="7462A6FA"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0946705" w14:textId="07ACAFAC"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47C8EBB5" w14:textId="77777777" w:rsidTr="00356DC1">
        <w:tc>
          <w:tcPr>
            <w:tcW w:w="628" w:type="dxa"/>
            <w:vMerge/>
          </w:tcPr>
          <w:p w14:paraId="73189605"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1140375A" w14:textId="11FBCBF8" w:rsidR="006E5E23" w:rsidRPr="00895830" w:rsidRDefault="006E5E23" w:rsidP="008C5ED7">
            <w:pPr>
              <w:pStyle w:val="ListParagraph"/>
              <w:numPr>
                <w:ilvl w:val="0"/>
                <w:numId w:val="13"/>
              </w:numPr>
              <w:spacing w:before="2" w:line="276" w:lineRule="auto"/>
              <w:ind w:left="636" w:right="28" w:hanging="284"/>
              <w:jc w:val="both"/>
              <w:rPr>
                <w:rFonts w:ascii="Bookman Old Style" w:eastAsia="Basic" w:hAnsi="Bookman Old Style" w:cs="Basic"/>
                <w:highlight w:val="yellow"/>
              </w:rPr>
            </w:pPr>
            <w:r w:rsidRPr="00895830">
              <w:rPr>
                <w:rFonts w:ascii="Bookman Old Style" w:eastAsia="Basic" w:hAnsi="Bookman Old Style" w:cs="Basic"/>
                <w:highlight w:val="yellow"/>
              </w:rPr>
              <w:t>penyajian analisis dan gambar-gambar kerja</w:t>
            </w:r>
          </w:p>
        </w:tc>
        <w:tc>
          <w:tcPr>
            <w:tcW w:w="1111" w:type="dxa"/>
            <w:vAlign w:val="center"/>
          </w:tcPr>
          <w:p w14:paraId="67984325" w14:textId="03CCAD6F" w:rsidR="006E5E23" w:rsidRPr="00895830" w:rsidRDefault="006E5E23" w:rsidP="006E5E2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5754DF45" w14:textId="5E26219C"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6E064B6E" w14:textId="0F149AA1"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4ACB6984" w14:textId="77777777" w:rsidR="006E5E23" w:rsidRPr="00895830" w:rsidRDefault="006E5E23" w:rsidP="008C5ED7">
            <w:pPr>
              <w:numPr>
                <w:ilvl w:val="5"/>
                <w:numId w:val="34"/>
              </w:numPr>
              <w:ind w:left="276" w:hanging="36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penyajian analisis  dengan kriteria sebagai berikut:</w:t>
            </w:r>
          </w:p>
          <w:p w14:paraId="789BD147" w14:textId="77777777" w:rsidR="006E5E23" w:rsidRPr="00895830" w:rsidRDefault="006E5E23" w:rsidP="006E5E23">
            <w:pPr>
              <w:tabs>
                <w:tab w:val="left" w:pos="601"/>
              </w:tabs>
              <w:ind w:left="601" w:hanging="325"/>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 xml:space="preserve">a) </w:t>
            </w:r>
            <w:r w:rsidRPr="00895830">
              <w:rPr>
                <w:rFonts w:ascii="Bookman Old Style" w:eastAsia="Gentium Basic" w:hAnsi="Bookman Old Style" w:cs="Gentium Basic"/>
                <w:b/>
                <w:bCs/>
                <w:highlight w:val="yellow"/>
              </w:rPr>
              <w:tab/>
              <w:t>sumber data;</w:t>
            </w:r>
          </w:p>
          <w:p w14:paraId="0CB89951" w14:textId="77777777" w:rsidR="006E5E23" w:rsidRPr="00895830" w:rsidRDefault="006E5E23" w:rsidP="006E5E23">
            <w:pPr>
              <w:tabs>
                <w:tab w:val="left" w:pos="601"/>
              </w:tabs>
              <w:ind w:left="601" w:hanging="325"/>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 xml:space="preserve">b) </w:t>
            </w:r>
            <w:r w:rsidRPr="00895830">
              <w:rPr>
                <w:rFonts w:ascii="Bookman Old Style" w:eastAsia="Gentium Basic" w:hAnsi="Bookman Old Style" w:cs="Gentium Basic"/>
                <w:b/>
                <w:bCs/>
                <w:highlight w:val="yellow"/>
              </w:rPr>
              <w:tab/>
              <w:t>status waktu; dan</w:t>
            </w:r>
          </w:p>
          <w:p w14:paraId="20DE6A1B" w14:textId="77777777" w:rsidR="006E5E23" w:rsidRPr="00895830" w:rsidRDefault="006E5E23" w:rsidP="006E5E23">
            <w:pPr>
              <w:tabs>
                <w:tab w:val="left" w:pos="601"/>
              </w:tabs>
              <w:ind w:left="601" w:hanging="325"/>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c)</w:t>
            </w:r>
            <w:r w:rsidRPr="00895830">
              <w:rPr>
                <w:rFonts w:ascii="Bookman Old Style" w:eastAsia="Gentium Basic" w:hAnsi="Bookman Old Style" w:cs="Gentium Basic"/>
                <w:b/>
                <w:bCs/>
                <w:highlight w:val="yellow"/>
              </w:rPr>
              <w:tab/>
              <w:t>dilengkapi dengan justifikasi teknis.</w:t>
            </w:r>
          </w:p>
          <w:p w14:paraId="0F9951B2" w14:textId="77777777" w:rsidR="006E5E23" w:rsidRPr="00895830" w:rsidRDefault="006E5E23" w:rsidP="006E5E23">
            <w:pPr>
              <w:ind w:left="276"/>
              <w:contextualSpacing/>
              <w:jc w:val="both"/>
              <w:rPr>
                <w:rFonts w:ascii="Bookman Old Style" w:eastAsia="Gentium Basic" w:hAnsi="Bookman Old Style" w:cs="Gentium Basic"/>
                <w:highlight w:val="yellow"/>
              </w:rPr>
            </w:pPr>
          </w:p>
          <w:p w14:paraId="07DFE2DF" w14:textId="77777777" w:rsidR="006E5E23" w:rsidRPr="00895830" w:rsidRDefault="006E5E23" w:rsidP="008C5ED7">
            <w:pPr>
              <w:numPr>
                <w:ilvl w:val="5"/>
                <w:numId w:val="34"/>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apabila menyampaikan penyajian analisis dan gambar- gambar terhadap 2 (dua) kriteria di atas;.</w:t>
            </w:r>
          </w:p>
          <w:p w14:paraId="330F4A3F" w14:textId="77777777" w:rsidR="006E5E23" w:rsidRPr="00895830" w:rsidRDefault="006E5E23" w:rsidP="006E5E23">
            <w:pPr>
              <w:ind w:left="276" w:hanging="270"/>
              <w:contextualSpacing/>
              <w:jc w:val="both"/>
              <w:rPr>
                <w:rFonts w:ascii="Bookman Old Style" w:eastAsia="Gentium Basic" w:hAnsi="Bookman Old Style" w:cs="Gentium Basic"/>
                <w:highlight w:val="yellow"/>
              </w:rPr>
            </w:pPr>
          </w:p>
          <w:p w14:paraId="0288B459" w14:textId="1D6E512D" w:rsidR="006E5E23" w:rsidRPr="00895830" w:rsidRDefault="006E5E23" w:rsidP="008C5ED7">
            <w:pPr>
              <w:numPr>
                <w:ilvl w:val="5"/>
                <w:numId w:val="34"/>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lastRenderedPageBreak/>
              <w:t>Diberi nilai 0 (Nol) apabila peserta tidak menyajikan.</w:t>
            </w:r>
          </w:p>
        </w:tc>
        <w:tc>
          <w:tcPr>
            <w:tcW w:w="1440" w:type="dxa"/>
            <w:vAlign w:val="center"/>
          </w:tcPr>
          <w:p w14:paraId="517B77B3" w14:textId="06DC0DDD"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08ABDECE" w14:textId="430C897D"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48F47F9" w14:textId="53034EB6"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4A7BE117" w14:textId="77777777" w:rsidTr="00356DC1">
        <w:tc>
          <w:tcPr>
            <w:tcW w:w="628" w:type="dxa"/>
            <w:vMerge/>
          </w:tcPr>
          <w:p w14:paraId="0351D0CD"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74C40756" w14:textId="77E456E7" w:rsidR="006E5E23" w:rsidRPr="00895830" w:rsidRDefault="006E5E23" w:rsidP="008C5ED7">
            <w:pPr>
              <w:pStyle w:val="ListParagraph"/>
              <w:numPr>
                <w:ilvl w:val="0"/>
                <w:numId w:val="13"/>
              </w:numPr>
              <w:spacing w:before="2" w:line="276" w:lineRule="auto"/>
              <w:ind w:left="636" w:right="28" w:hanging="284"/>
              <w:jc w:val="both"/>
              <w:rPr>
                <w:rFonts w:ascii="Bookman Old Style" w:eastAsia="Basic" w:hAnsi="Bookman Old Style" w:cs="Basic"/>
                <w:highlight w:val="yellow"/>
              </w:rPr>
            </w:pPr>
            <w:r w:rsidRPr="00895830">
              <w:rPr>
                <w:rFonts w:ascii="Bookman Old Style" w:eastAsia="Basic" w:hAnsi="Bookman Old Style" w:cs="Basic"/>
                <w:highlight w:val="yellow"/>
              </w:rPr>
              <w:t>penyajian spesifikasi teknis dan perhitungan teknis</w:t>
            </w:r>
          </w:p>
        </w:tc>
        <w:tc>
          <w:tcPr>
            <w:tcW w:w="1111" w:type="dxa"/>
            <w:vAlign w:val="center"/>
          </w:tcPr>
          <w:p w14:paraId="1F5A574C" w14:textId="0DE6D814" w:rsidR="006E5E23" w:rsidRPr="00895830" w:rsidRDefault="006E5E23" w:rsidP="006E5E2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67D3BC20" w14:textId="6BFC29FD"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0E4F656" w14:textId="1D01CE12"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536113D1" w14:textId="77777777" w:rsidR="006E5E23" w:rsidRPr="00895830" w:rsidRDefault="006E5E23" w:rsidP="008C5ED7">
            <w:pPr>
              <w:numPr>
                <w:ilvl w:val="5"/>
                <w:numId w:val="35"/>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memberikan penjelasan spesifikasi teknis dengan referensi dan perhitungan teknis dengan teori secara lengkap.</w:t>
            </w:r>
          </w:p>
          <w:p w14:paraId="4E421B02" w14:textId="77777777" w:rsidR="006E5E23" w:rsidRPr="00895830" w:rsidRDefault="006E5E23" w:rsidP="006E5E23">
            <w:pPr>
              <w:ind w:left="1474"/>
              <w:contextualSpacing/>
              <w:jc w:val="both"/>
              <w:rPr>
                <w:rFonts w:ascii="Bookman Old Style" w:eastAsia="Gentium Basic" w:hAnsi="Bookman Old Style" w:cs="Gentium Basic"/>
                <w:highlight w:val="yellow"/>
              </w:rPr>
            </w:pPr>
          </w:p>
          <w:p w14:paraId="5912ECA6" w14:textId="77777777" w:rsidR="006E5E23" w:rsidRPr="00895830" w:rsidRDefault="006E5E23" w:rsidP="008C5ED7">
            <w:pPr>
              <w:numPr>
                <w:ilvl w:val="5"/>
                <w:numId w:val="35"/>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penjelasan spesifikasi teknis dan perhitungan teknis secara tidak lengkap;.</w:t>
            </w:r>
          </w:p>
          <w:p w14:paraId="460D7CBD" w14:textId="77777777" w:rsidR="006E5E23" w:rsidRPr="00895830" w:rsidRDefault="006E5E23" w:rsidP="006E5E23">
            <w:pPr>
              <w:ind w:left="276" w:hanging="270"/>
              <w:contextualSpacing/>
              <w:jc w:val="both"/>
              <w:rPr>
                <w:rFonts w:ascii="Bookman Old Style" w:eastAsia="Gentium Basic" w:hAnsi="Bookman Old Style" w:cs="Gentium Basic"/>
                <w:highlight w:val="yellow"/>
              </w:rPr>
            </w:pPr>
          </w:p>
          <w:p w14:paraId="2ACB0B7F" w14:textId="1C5137E6" w:rsidR="006E5E23" w:rsidRPr="00895830" w:rsidRDefault="006E5E23" w:rsidP="008C5ED7">
            <w:pPr>
              <w:numPr>
                <w:ilvl w:val="5"/>
                <w:numId w:val="35"/>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4A84E133" w14:textId="40EF6ED7"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66C0481A" w14:textId="3C7BF5F6"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99B00D5" w14:textId="7A97BF9F"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6A745787" w14:textId="77777777" w:rsidTr="00356DC1">
        <w:tc>
          <w:tcPr>
            <w:tcW w:w="628" w:type="dxa"/>
            <w:vMerge/>
          </w:tcPr>
          <w:p w14:paraId="21547991"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40C87F7A" w14:textId="43E3CDFD" w:rsidR="006E5E23" w:rsidRPr="00895830" w:rsidRDefault="006E5E23" w:rsidP="008C5ED7">
            <w:pPr>
              <w:pStyle w:val="ListParagraph"/>
              <w:numPr>
                <w:ilvl w:val="0"/>
                <w:numId w:val="13"/>
              </w:numPr>
              <w:spacing w:before="2" w:line="276" w:lineRule="auto"/>
              <w:ind w:left="636" w:right="28" w:hanging="284"/>
              <w:jc w:val="both"/>
              <w:rPr>
                <w:rFonts w:ascii="Bookman Old Style" w:eastAsia="Basic" w:hAnsi="Bookman Old Style" w:cs="Basic"/>
                <w:highlight w:val="yellow"/>
              </w:rPr>
            </w:pPr>
            <w:r w:rsidRPr="00895830">
              <w:rPr>
                <w:rFonts w:ascii="Bookman Old Style" w:eastAsia="Basic" w:hAnsi="Bookman Old Style" w:cs="Basic"/>
                <w:highlight w:val="yellow"/>
              </w:rPr>
              <w:t>penyajian laporan-laporan</w:t>
            </w:r>
          </w:p>
        </w:tc>
        <w:tc>
          <w:tcPr>
            <w:tcW w:w="1111" w:type="dxa"/>
            <w:vAlign w:val="center"/>
          </w:tcPr>
          <w:p w14:paraId="66CF2FF4" w14:textId="15623F26" w:rsidR="006E5E23" w:rsidRPr="00895830" w:rsidRDefault="006E5E23" w:rsidP="006E5E2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56F8C2B" w14:textId="751D5F48"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13611003" w14:textId="5BC7D9F7"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0BD10081" w14:textId="77777777" w:rsidR="006E5E23" w:rsidRPr="00895830" w:rsidRDefault="006E5E23" w:rsidP="008C5ED7">
            <w:pPr>
              <w:numPr>
                <w:ilvl w:val="5"/>
                <w:numId w:val="36"/>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laporan beserta waktu penyerahan secara lengkap dalam bentuk tabel/bagan dan sesuai jumlah kebutuhan uraian penjelasan.</w:t>
            </w:r>
          </w:p>
          <w:p w14:paraId="6C0D12C0" w14:textId="77777777" w:rsidR="006E5E23" w:rsidRPr="00895830" w:rsidRDefault="006E5E23" w:rsidP="006E5E23">
            <w:pPr>
              <w:ind w:left="1474"/>
              <w:contextualSpacing/>
              <w:jc w:val="both"/>
              <w:rPr>
                <w:rFonts w:ascii="Bookman Old Style" w:eastAsia="Gentium Basic" w:hAnsi="Bookman Old Style" w:cs="Gentium Basic"/>
                <w:highlight w:val="yellow"/>
              </w:rPr>
            </w:pPr>
          </w:p>
          <w:p w14:paraId="4C95514D" w14:textId="77777777" w:rsidR="006E5E23" w:rsidRPr="00895830" w:rsidRDefault="006E5E23" w:rsidP="008C5ED7">
            <w:pPr>
              <w:numPr>
                <w:ilvl w:val="5"/>
                <w:numId w:val="36"/>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laporan beserta waktu penyerahan dalam bentuk tabel/bagan secara tidak lengkap dan/atau sesuai jumlah kebutuhan uraian penjelasan.</w:t>
            </w:r>
          </w:p>
          <w:p w14:paraId="175CD310" w14:textId="77777777" w:rsidR="006E5E23" w:rsidRPr="00895830" w:rsidRDefault="006E5E23" w:rsidP="006E5E23">
            <w:pPr>
              <w:ind w:left="276" w:hanging="270"/>
              <w:contextualSpacing/>
              <w:jc w:val="both"/>
              <w:rPr>
                <w:rFonts w:ascii="Bookman Old Style" w:eastAsia="Gentium Basic" w:hAnsi="Bookman Old Style" w:cs="Gentium Basic"/>
                <w:highlight w:val="yellow"/>
              </w:rPr>
            </w:pPr>
          </w:p>
          <w:p w14:paraId="0DAFF405" w14:textId="2A5C8B01" w:rsidR="006E5E23" w:rsidRPr="00895830" w:rsidRDefault="006E5E23" w:rsidP="008C5ED7">
            <w:pPr>
              <w:numPr>
                <w:ilvl w:val="5"/>
                <w:numId w:val="36"/>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32312EBF" w14:textId="7A1B001D"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3DB2171" w14:textId="78E0597C"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89EAD8A" w14:textId="51D5DB1D"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7276B631" w14:textId="77777777" w:rsidTr="00356DC1">
        <w:tc>
          <w:tcPr>
            <w:tcW w:w="628" w:type="dxa"/>
            <w:vMerge/>
          </w:tcPr>
          <w:p w14:paraId="46007D23"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1BCD8634" w14:textId="172637E4" w:rsidR="006E5E23" w:rsidRPr="00895830" w:rsidRDefault="006E5E23" w:rsidP="008C5ED7">
            <w:pPr>
              <w:pStyle w:val="ListParagraph"/>
              <w:numPr>
                <w:ilvl w:val="1"/>
                <w:numId w:val="10"/>
              </w:numPr>
              <w:spacing w:before="2" w:line="276" w:lineRule="auto"/>
              <w:ind w:right="28"/>
              <w:jc w:val="both"/>
              <w:rPr>
                <w:rFonts w:ascii="Bookman Old Style" w:hAnsi="Bookman Old Style" w:cs="Arial"/>
                <w:b/>
                <w:highlight w:val="yellow"/>
              </w:rPr>
            </w:pPr>
            <w:r w:rsidRPr="00895830">
              <w:rPr>
                <w:rFonts w:ascii="Bookman Old Style" w:eastAsia="Basic" w:hAnsi="Bookman Old Style" w:cs="Basic"/>
                <w:highlight w:val="yellow"/>
              </w:rPr>
              <w:t xml:space="preserve">gagasan baru yang diajukan oleh peserta untuk meningkatkan kualitas keluaran yang diinginkan </w:t>
            </w:r>
          </w:p>
        </w:tc>
        <w:tc>
          <w:tcPr>
            <w:tcW w:w="1111" w:type="dxa"/>
            <w:vAlign w:val="center"/>
          </w:tcPr>
          <w:p w14:paraId="36A22E3E" w14:textId="7C5871E9" w:rsidR="006E5E23" w:rsidRPr="00895830" w:rsidRDefault="006E5E23" w:rsidP="006E5E23">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2%</w:t>
            </w:r>
          </w:p>
        </w:tc>
        <w:tc>
          <w:tcPr>
            <w:tcW w:w="1049" w:type="dxa"/>
            <w:vAlign w:val="center"/>
          </w:tcPr>
          <w:p w14:paraId="06D4C097" w14:textId="6816F320"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2AED1FF2" w14:textId="6F96C963"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6468C35E" w14:textId="77777777" w:rsidR="006E5E23" w:rsidRPr="00895830" w:rsidRDefault="006E5E23" w:rsidP="008C5ED7">
            <w:pPr>
              <w:numPr>
                <w:ilvl w:val="5"/>
                <w:numId w:val="37"/>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lebih dari 1 (satu) gagasan baru terkait metode dan rencana kerja..</w:t>
            </w:r>
          </w:p>
          <w:p w14:paraId="221BCF9B" w14:textId="77777777" w:rsidR="006E5E23" w:rsidRPr="00895830" w:rsidRDefault="006E5E23" w:rsidP="006E5E23">
            <w:pPr>
              <w:ind w:left="1474"/>
              <w:contextualSpacing/>
              <w:jc w:val="both"/>
              <w:rPr>
                <w:rFonts w:ascii="Bookman Old Style" w:eastAsia="Gentium Basic" w:hAnsi="Bookman Old Style" w:cs="Gentium Basic"/>
                <w:highlight w:val="yellow"/>
              </w:rPr>
            </w:pPr>
          </w:p>
          <w:p w14:paraId="1FF83AB6" w14:textId="77777777" w:rsidR="006E5E23" w:rsidRPr="00895830" w:rsidRDefault="006E5E23" w:rsidP="008C5ED7">
            <w:pPr>
              <w:numPr>
                <w:ilvl w:val="5"/>
                <w:numId w:val="37"/>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1 (satu) gagasan baru terkait metode dan rencana kerja.</w:t>
            </w:r>
          </w:p>
          <w:p w14:paraId="65EF5E81" w14:textId="5089559C" w:rsidR="006E5E23" w:rsidRPr="00895830" w:rsidRDefault="006E5E23" w:rsidP="008C5ED7">
            <w:pPr>
              <w:numPr>
                <w:ilvl w:val="5"/>
                <w:numId w:val="37"/>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2B0961AB" w14:textId="1443C520"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1F498B1" w14:textId="06EE0B16"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F928149" w14:textId="752BEFC7"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16237" w:rsidRPr="00895830" w14:paraId="051073B9" w14:textId="77777777" w:rsidTr="00356DC1">
        <w:tc>
          <w:tcPr>
            <w:tcW w:w="628" w:type="dxa"/>
            <w:vMerge/>
          </w:tcPr>
          <w:p w14:paraId="64811AC9" w14:textId="77777777" w:rsidR="00216237" w:rsidRPr="00895830" w:rsidRDefault="00216237" w:rsidP="00216237">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47ED7C8B" w14:textId="338BC1BE" w:rsidR="00216237" w:rsidRPr="00895830" w:rsidRDefault="00216237" w:rsidP="00216237">
            <w:pPr>
              <w:pStyle w:val="ListParagraph"/>
              <w:spacing w:before="2" w:line="276" w:lineRule="auto"/>
              <w:ind w:left="0" w:right="28"/>
              <w:jc w:val="both"/>
              <w:rPr>
                <w:rFonts w:ascii="Bookman Old Style" w:hAnsi="Bookman Old Style" w:cs="Arial"/>
                <w:b/>
                <w:highlight w:val="yellow"/>
              </w:rPr>
            </w:pPr>
            <w:r w:rsidRPr="00895830">
              <w:rPr>
                <w:rFonts w:ascii="Bookman Old Style" w:eastAsia="Basic" w:hAnsi="Bookman Old Style" w:cs="Basic"/>
                <w:highlight w:val="yellow"/>
              </w:rPr>
              <w:t>Unsur Kualifikasi Tenaga Ahli</w:t>
            </w:r>
            <w:r w:rsidRPr="00895830">
              <w:rPr>
                <w:rFonts w:ascii="Bookman Old Style" w:eastAsia="Basic" w:hAnsi="Bookman Old Style" w:cs="Basic"/>
                <w:highlight w:val="yellow"/>
                <w:vertAlign w:val="superscript"/>
              </w:rPr>
              <w:footnoteReference w:id="2"/>
            </w:r>
            <w:r w:rsidRPr="00895830">
              <w:rPr>
                <w:rFonts w:ascii="Bookman Old Style" w:eastAsia="Basic" w:hAnsi="Bookman Old Style" w:cs="Basic"/>
                <w:highlight w:val="yellow"/>
              </w:rPr>
              <w:t>. Masing-masing tenaga ahli dihitung dengan subunsur:</w:t>
            </w:r>
          </w:p>
        </w:tc>
        <w:tc>
          <w:tcPr>
            <w:tcW w:w="1111" w:type="dxa"/>
            <w:vAlign w:val="center"/>
          </w:tcPr>
          <w:p w14:paraId="7CCFAD12" w14:textId="20B80E20" w:rsidR="00216237" w:rsidRPr="00895830" w:rsidRDefault="00216237" w:rsidP="00216237">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lang w:val="en-US"/>
              </w:rPr>
              <w:t>60</w:t>
            </w:r>
            <w:r w:rsidRPr="00895830">
              <w:rPr>
                <w:rFonts w:ascii="Bookman Old Style" w:eastAsia="Basic" w:hAnsi="Bookman Old Style" w:cs="Basic"/>
                <w:b/>
                <w:bCs/>
                <w:iCs/>
                <w:highlight w:val="yellow"/>
              </w:rPr>
              <w:t>%</w:t>
            </w:r>
          </w:p>
        </w:tc>
        <w:tc>
          <w:tcPr>
            <w:tcW w:w="1049" w:type="dxa"/>
            <w:vAlign w:val="center"/>
          </w:tcPr>
          <w:p w14:paraId="462F7DCE" w14:textId="4C93EEC2" w:rsidR="00216237" w:rsidRPr="00895830" w:rsidRDefault="00216237" w:rsidP="00216237">
            <w:pPr>
              <w:pStyle w:val="ListParagraph"/>
              <w:spacing w:before="2" w:line="276" w:lineRule="auto"/>
              <w:ind w:left="0" w:right="28"/>
              <w:jc w:val="center"/>
              <w:rPr>
                <w:rFonts w:ascii="Bookman Old Style" w:hAnsi="Bookman Old Style" w:cs="Arial"/>
                <w:iCs/>
                <w:highlight w:val="yellow"/>
                <w:lang w:val="en-US"/>
              </w:rPr>
            </w:pPr>
            <w:r w:rsidRPr="00895830">
              <w:rPr>
                <w:rFonts w:ascii="Bookman Old Style" w:eastAsia="Basic" w:hAnsi="Bookman Old Style" w:cs="Basic"/>
                <w:b/>
                <w:bCs/>
                <w:iCs/>
                <w:highlight w:val="yellow"/>
              </w:rPr>
              <w:t>45</w:t>
            </w:r>
          </w:p>
        </w:tc>
        <w:tc>
          <w:tcPr>
            <w:tcW w:w="1441" w:type="dxa"/>
            <w:vAlign w:val="center"/>
          </w:tcPr>
          <w:p w14:paraId="26FA21D4" w14:textId="09D94773" w:rsidR="00216237" w:rsidRPr="00895830" w:rsidRDefault="00216237" w:rsidP="00216237">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25FB7369" w14:textId="77777777" w:rsidR="00216237" w:rsidRPr="00895830" w:rsidRDefault="00216237" w:rsidP="00216237">
            <w:pPr>
              <w:tabs>
                <w:tab w:val="left" w:pos="318"/>
              </w:tabs>
              <w:ind w:left="318" w:hanging="318"/>
              <w:rPr>
                <w:rFonts w:ascii="Bookman Old Style" w:eastAsia="Gentium Basic" w:hAnsi="Bookman Old Style" w:cs="Gentium Basic"/>
                <w:b/>
                <w:highlight w:val="yellow"/>
              </w:rPr>
            </w:pPr>
            <w:r w:rsidRPr="00895830">
              <w:rPr>
                <w:rFonts w:ascii="Bookman Old Style" w:eastAsia="Gentium Basic" w:hAnsi="Bookman Old Style" w:cs="Gentium Basic"/>
                <w:b/>
                <w:highlight w:val="yellow"/>
              </w:rPr>
              <w:t>Bobot Tenaga Ahli:</w:t>
            </w:r>
          </w:p>
          <w:p w14:paraId="3A874EF9" w14:textId="0C52052B" w:rsidR="00216237" w:rsidRPr="00895830" w:rsidRDefault="00216237" w:rsidP="00216237">
            <w:pPr>
              <w:tabs>
                <w:tab w:val="left" w:pos="318"/>
              </w:tabs>
              <w:ind w:left="318" w:hanging="318"/>
              <w:rPr>
                <w:rFonts w:ascii="Bookman Old Style" w:eastAsia="Gentium Basic" w:hAnsi="Bookman Old Style" w:cs="Gentium Basic"/>
                <w:b/>
                <w:highlight w:val="yellow"/>
              </w:rPr>
            </w:pPr>
            <w:r w:rsidRPr="00895830">
              <w:rPr>
                <w:rFonts w:ascii="Bookman Old Style" w:eastAsia="Gentium Basic" w:hAnsi="Bookman Old Style" w:cs="Gentium Basic"/>
                <w:b/>
                <w:highlight w:val="yellow"/>
              </w:rPr>
              <w:t>1)</w:t>
            </w:r>
            <w:r w:rsidRPr="00895830">
              <w:rPr>
                <w:rFonts w:ascii="Bookman Old Style" w:eastAsia="Gentium Basic" w:hAnsi="Bookman Old Style" w:cs="Gentium Basic"/>
                <w:b/>
                <w:highlight w:val="yellow"/>
              </w:rPr>
              <w:tab/>
              <w:t>Team Leader diberi bobot = 2</w:t>
            </w:r>
            <w:r w:rsidR="004A2427" w:rsidRPr="00895830">
              <w:rPr>
                <w:rFonts w:ascii="Bookman Old Style" w:eastAsia="Gentium Basic" w:hAnsi="Bookman Old Style" w:cs="Gentium Basic"/>
                <w:b/>
                <w:highlight w:val="yellow"/>
              </w:rPr>
              <w:t>4</w:t>
            </w:r>
            <w:r w:rsidRPr="00895830">
              <w:rPr>
                <w:rFonts w:ascii="Bookman Old Style" w:eastAsia="Gentium Basic" w:hAnsi="Bookman Old Style" w:cs="Gentium Basic"/>
                <w:b/>
                <w:highlight w:val="yellow"/>
              </w:rPr>
              <w:t>%</w:t>
            </w:r>
          </w:p>
          <w:p w14:paraId="73ED7966" w14:textId="3C9FDA01" w:rsidR="00216237" w:rsidRPr="00895830" w:rsidRDefault="00216237" w:rsidP="00216237">
            <w:pPr>
              <w:tabs>
                <w:tab w:val="left" w:pos="318"/>
              </w:tabs>
              <w:ind w:left="318" w:hanging="318"/>
              <w:rPr>
                <w:rFonts w:ascii="Bookman Old Style" w:eastAsia="Gentium Basic" w:hAnsi="Bookman Old Style" w:cs="Gentium Basic"/>
                <w:b/>
                <w:highlight w:val="yellow"/>
              </w:rPr>
            </w:pPr>
            <w:r w:rsidRPr="00895830">
              <w:rPr>
                <w:rFonts w:ascii="Bookman Old Style" w:eastAsia="Gentium Basic" w:hAnsi="Bookman Old Style" w:cs="Gentium Basic"/>
                <w:b/>
                <w:highlight w:val="yellow"/>
              </w:rPr>
              <w:t>2)</w:t>
            </w:r>
            <w:r w:rsidRPr="00895830">
              <w:rPr>
                <w:rFonts w:ascii="Bookman Old Style" w:eastAsia="Gentium Basic" w:hAnsi="Bookman Old Style" w:cs="Gentium Basic"/>
                <w:b/>
                <w:highlight w:val="yellow"/>
              </w:rPr>
              <w:tab/>
              <w:t>Supervision Engineer diberi bobot = 2</w:t>
            </w:r>
            <w:r w:rsidR="004A2427" w:rsidRPr="00895830">
              <w:rPr>
                <w:rFonts w:ascii="Bookman Old Style" w:eastAsia="Gentium Basic" w:hAnsi="Bookman Old Style" w:cs="Gentium Basic"/>
                <w:b/>
                <w:highlight w:val="yellow"/>
              </w:rPr>
              <w:t>2</w:t>
            </w:r>
            <w:r w:rsidRPr="00895830">
              <w:rPr>
                <w:rFonts w:ascii="Bookman Old Style" w:eastAsia="Gentium Basic" w:hAnsi="Bookman Old Style" w:cs="Gentium Basic"/>
                <w:b/>
                <w:highlight w:val="yellow"/>
              </w:rPr>
              <w:t>%</w:t>
            </w:r>
          </w:p>
          <w:p w14:paraId="7857412D" w14:textId="3F741701" w:rsidR="00216237" w:rsidRPr="00895830" w:rsidRDefault="00216237" w:rsidP="00216237">
            <w:pPr>
              <w:tabs>
                <w:tab w:val="left" w:pos="318"/>
              </w:tabs>
              <w:ind w:left="318" w:hanging="318"/>
              <w:rPr>
                <w:rFonts w:ascii="Bookman Old Style" w:eastAsia="Gentium Basic" w:hAnsi="Bookman Old Style" w:cs="Gentium Basic"/>
                <w:b/>
                <w:highlight w:val="yellow"/>
              </w:rPr>
            </w:pPr>
            <w:r w:rsidRPr="00895830">
              <w:rPr>
                <w:rFonts w:ascii="Bookman Old Style" w:eastAsia="Gentium Basic" w:hAnsi="Bookman Old Style" w:cs="Gentium Basic"/>
                <w:b/>
                <w:highlight w:val="yellow"/>
              </w:rPr>
              <w:t>3)</w:t>
            </w:r>
            <w:r w:rsidRPr="00895830">
              <w:rPr>
                <w:rFonts w:ascii="Bookman Old Style" w:eastAsia="Gentium Basic" w:hAnsi="Bookman Old Style" w:cs="Gentium Basic"/>
                <w:b/>
                <w:highlight w:val="yellow"/>
              </w:rPr>
              <w:tab/>
              <w:t xml:space="preserve">Quality Engineer, diberi bobot =  </w:t>
            </w:r>
            <w:r w:rsidR="004A2427" w:rsidRPr="00895830">
              <w:rPr>
                <w:rFonts w:ascii="Bookman Old Style" w:eastAsia="Gentium Basic" w:hAnsi="Bookman Old Style" w:cs="Gentium Basic"/>
                <w:b/>
                <w:highlight w:val="yellow"/>
              </w:rPr>
              <w:t>21</w:t>
            </w:r>
            <w:r w:rsidRPr="00895830">
              <w:rPr>
                <w:rFonts w:ascii="Bookman Old Style" w:eastAsia="Gentium Basic" w:hAnsi="Bookman Old Style" w:cs="Gentium Basic"/>
                <w:b/>
                <w:highlight w:val="yellow"/>
              </w:rPr>
              <w:t>%</w:t>
            </w:r>
          </w:p>
          <w:p w14:paraId="466C56C1" w14:textId="0F0B1341" w:rsidR="00216237" w:rsidRPr="00895830" w:rsidRDefault="00216237" w:rsidP="00216237">
            <w:pPr>
              <w:tabs>
                <w:tab w:val="left" w:pos="318"/>
              </w:tabs>
              <w:ind w:left="318" w:hanging="318"/>
              <w:rPr>
                <w:rFonts w:ascii="Bookman Old Style" w:eastAsia="Gentium Basic" w:hAnsi="Bookman Old Style" w:cs="Gentium Basic"/>
                <w:b/>
                <w:highlight w:val="yellow"/>
              </w:rPr>
            </w:pPr>
            <w:r w:rsidRPr="00895830">
              <w:rPr>
                <w:rFonts w:ascii="Bookman Old Style" w:eastAsia="Gentium Basic" w:hAnsi="Bookman Old Style" w:cs="Gentium Basic"/>
                <w:b/>
                <w:highlight w:val="yellow"/>
              </w:rPr>
              <w:t>4)   Quantity Engineer diberi bobot = 1</w:t>
            </w:r>
            <w:r w:rsidR="004A2427" w:rsidRPr="00895830">
              <w:rPr>
                <w:rFonts w:ascii="Bookman Old Style" w:eastAsia="Gentium Basic" w:hAnsi="Bookman Old Style" w:cs="Gentium Basic"/>
                <w:b/>
                <w:highlight w:val="yellow"/>
              </w:rPr>
              <w:t>5</w:t>
            </w:r>
            <w:r w:rsidRPr="00895830">
              <w:rPr>
                <w:rFonts w:ascii="Bookman Old Style" w:eastAsia="Gentium Basic" w:hAnsi="Bookman Old Style" w:cs="Gentium Basic"/>
                <w:b/>
                <w:highlight w:val="yellow"/>
              </w:rPr>
              <w:t>%</w:t>
            </w:r>
          </w:p>
          <w:p w14:paraId="64F07B42" w14:textId="6F8589BC" w:rsidR="00216237" w:rsidRPr="00895830" w:rsidRDefault="00216237" w:rsidP="00216237">
            <w:pPr>
              <w:tabs>
                <w:tab w:val="left" w:pos="318"/>
              </w:tabs>
              <w:ind w:left="318" w:hanging="318"/>
              <w:rPr>
                <w:rFonts w:ascii="Bookman Old Style" w:eastAsia="Gentium Basic" w:hAnsi="Bookman Old Style" w:cs="Gentium Basic"/>
                <w:bCs/>
                <w:color w:val="0070C0"/>
                <w:highlight w:val="yellow"/>
              </w:rPr>
            </w:pPr>
            <w:r w:rsidRPr="00895830">
              <w:rPr>
                <w:rFonts w:ascii="Bookman Old Style" w:eastAsia="Gentium Basic" w:hAnsi="Bookman Old Style" w:cs="Gentium Basic"/>
                <w:b/>
                <w:highlight w:val="yellow"/>
              </w:rPr>
              <w:t>4)</w:t>
            </w:r>
            <w:r w:rsidRPr="00895830">
              <w:rPr>
                <w:rFonts w:ascii="Bookman Old Style" w:eastAsia="Gentium Basic" w:hAnsi="Bookman Old Style" w:cs="Gentium Basic"/>
                <w:b/>
                <w:highlight w:val="yellow"/>
              </w:rPr>
              <w:tab/>
              <w:t>Health Safety Environment (HSE) Engineer, diberi bobot =  1</w:t>
            </w:r>
            <w:r w:rsidR="004A2427" w:rsidRPr="00895830">
              <w:rPr>
                <w:rFonts w:ascii="Bookman Old Style" w:eastAsia="Gentium Basic" w:hAnsi="Bookman Old Style" w:cs="Gentium Basic"/>
                <w:b/>
                <w:highlight w:val="yellow"/>
              </w:rPr>
              <w:t>8</w:t>
            </w:r>
            <w:r w:rsidRPr="00895830">
              <w:rPr>
                <w:rFonts w:ascii="Bookman Old Style" w:eastAsia="Gentium Basic" w:hAnsi="Bookman Old Style" w:cs="Gentium Basic"/>
                <w:b/>
                <w:highlight w:val="yellow"/>
              </w:rPr>
              <w:t>%</w:t>
            </w:r>
          </w:p>
        </w:tc>
        <w:tc>
          <w:tcPr>
            <w:tcW w:w="1440" w:type="dxa"/>
            <w:vAlign w:val="center"/>
          </w:tcPr>
          <w:p w14:paraId="78B58A7C" w14:textId="319AAC9D" w:rsidR="00216237" w:rsidRPr="00895830" w:rsidRDefault="00216237" w:rsidP="00216237">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678EAC62" w14:textId="15DCDEAD"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677816D2" w14:textId="55574BF1"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16237" w:rsidRPr="00895830" w14:paraId="552656D7" w14:textId="77777777" w:rsidTr="00356DC1">
        <w:tc>
          <w:tcPr>
            <w:tcW w:w="628" w:type="dxa"/>
            <w:vMerge/>
          </w:tcPr>
          <w:p w14:paraId="5347611B" w14:textId="77777777" w:rsidR="00216237" w:rsidRPr="00895830" w:rsidRDefault="00216237" w:rsidP="00216237">
            <w:pPr>
              <w:pStyle w:val="ListParagraph"/>
              <w:spacing w:before="2" w:line="276" w:lineRule="auto"/>
              <w:ind w:left="0" w:right="28"/>
              <w:jc w:val="both"/>
              <w:rPr>
                <w:rFonts w:ascii="Bookman Old Style" w:hAnsi="Bookman Old Style" w:cs="Arial"/>
                <w:b/>
                <w:bCs/>
                <w:highlight w:val="yellow"/>
              </w:rPr>
            </w:pPr>
          </w:p>
        </w:tc>
        <w:tc>
          <w:tcPr>
            <w:tcW w:w="2313" w:type="dxa"/>
          </w:tcPr>
          <w:p w14:paraId="74652079" w14:textId="662456C4" w:rsidR="00216237" w:rsidRPr="00895830" w:rsidRDefault="00216237" w:rsidP="008C5ED7">
            <w:pPr>
              <w:pStyle w:val="ListParagraph"/>
              <w:numPr>
                <w:ilvl w:val="1"/>
                <w:numId w:val="9"/>
              </w:numPr>
              <w:spacing w:before="2" w:line="276" w:lineRule="auto"/>
              <w:ind w:left="382" w:right="28"/>
              <w:jc w:val="both"/>
              <w:rPr>
                <w:rFonts w:ascii="Bookman Old Style" w:eastAsia="Basic" w:hAnsi="Bookman Old Style" w:cs="Basic"/>
                <w:highlight w:val="yellow"/>
              </w:rPr>
            </w:pPr>
            <w:r w:rsidRPr="00895830">
              <w:rPr>
                <w:rFonts w:ascii="Bookman Old Style" w:eastAsia="Basic" w:hAnsi="Bookman Old Style" w:cs="Basic"/>
                <w:highlight w:val="yellow"/>
              </w:rPr>
              <w:t>Tingkat dan jurusan pendidikan</w:t>
            </w:r>
          </w:p>
        </w:tc>
        <w:tc>
          <w:tcPr>
            <w:tcW w:w="1111" w:type="dxa"/>
            <w:vAlign w:val="center"/>
          </w:tcPr>
          <w:p w14:paraId="669BAFBA" w14:textId="78C7FF0B" w:rsidR="00216237" w:rsidRPr="00895830" w:rsidRDefault="00216237" w:rsidP="00216237">
            <w:pPr>
              <w:pStyle w:val="ListParagraph"/>
              <w:spacing w:before="2" w:line="276" w:lineRule="auto"/>
              <w:ind w:left="0" w:right="28"/>
              <w:jc w:val="center"/>
              <w:rPr>
                <w:rFonts w:ascii="Bookman Old Style" w:eastAsia="Basic" w:hAnsi="Bookman Old Style" w:cs="Basic"/>
                <w:b/>
                <w:bCs/>
                <w:iCs/>
                <w:highlight w:val="yellow"/>
              </w:rPr>
            </w:pPr>
            <w:r w:rsidRPr="00895830">
              <w:rPr>
                <w:rFonts w:ascii="Bookman Old Style" w:eastAsia="Basic" w:hAnsi="Bookman Old Style" w:cs="Basic"/>
                <w:b/>
                <w:bCs/>
                <w:iCs/>
                <w:highlight w:val="yellow"/>
              </w:rPr>
              <w:t>10%</w:t>
            </w:r>
          </w:p>
        </w:tc>
        <w:tc>
          <w:tcPr>
            <w:tcW w:w="1049" w:type="dxa"/>
            <w:vAlign w:val="center"/>
          </w:tcPr>
          <w:p w14:paraId="7DB15074" w14:textId="7119AD8C" w:rsidR="00216237" w:rsidRPr="00895830" w:rsidRDefault="00216237" w:rsidP="00216237">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166862D6" w14:textId="527266A9" w:rsidR="00216237" w:rsidRPr="00895830" w:rsidRDefault="00216237" w:rsidP="00216237">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31A748E1" w14:textId="77777777" w:rsidR="00216237" w:rsidRPr="00895830" w:rsidRDefault="00216237" w:rsidP="00216237">
            <w:pPr>
              <w:ind w:right="31"/>
              <w:rPr>
                <w:rFonts w:ascii="Bookman Old Style" w:hAnsi="Bookman Old Style"/>
                <w:highlight w:val="yellow"/>
              </w:rPr>
            </w:pPr>
            <w:r w:rsidRPr="00895830">
              <w:rPr>
                <w:rFonts w:ascii="Bookman Old Style" w:hAnsi="Bookman Old Style"/>
                <w:highlight w:val="yellow"/>
              </w:rPr>
              <w:t>Kriteria penilaian:</w:t>
            </w:r>
          </w:p>
          <w:p w14:paraId="0C59FB51" w14:textId="77777777" w:rsidR="00216237" w:rsidRPr="00895830" w:rsidRDefault="00216237" w:rsidP="008C5ED7">
            <w:pPr>
              <w:numPr>
                <w:ilvl w:val="0"/>
                <w:numId w:val="38"/>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tingkat dan jurusan pendidikan peserta yang lebih besar atau sama dengan yang disyaratkan dalam KAK dan disertai dengan pindaian (scan) ijazah asli atau legalisir diberi nilai 100 (seratus);</w:t>
            </w:r>
          </w:p>
          <w:p w14:paraId="0A917B62" w14:textId="77777777" w:rsidR="004A2427" w:rsidRPr="00895830" w:rsidRDefault="004A2427" w:rsidP="004A2427">
            <w:pPr>
              <w:ind w:right="31"/>
              <w:jc w:val="both"/>
              <w:rPr>
                <w:rFonts w:ascii="Bookman Old Style" w:eastAsia="Gentium Basic" w:hAnsi="Bookman Old Style" w:cs="Gentium Basic"/>
                <w:highlight w:val="yellow"/>
              </w:rPr>
            </w:pPr>
          </w:p>
          <w:p w14:paraId="3DA46669" w14:textId="3B74D69C" w:rsidR="00216237" w:rsidRPr="00895830" w:rsidRDefault="00216237" w:rsidP="008C5ED7">
            <w:pPr>
              <w:numPr>
                <w:ilvl w:val="0"/>
                <w:numId w:val="38"/>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lastRenderedPageBreak/>
              <w:t xml:space="preserve">tingkat dan/atau jurusan pendidikan peserta yang berbeda atau lebih kecil dari yang disyaratkan dalam KAK </w:t>
            </w:r>
            <w:r w:rsidRPr="00895830">
              <w:rPr>
                <w:rFonts w:ascii="Bookman Old Style" w:hAnsi="Bookman Old Style"/>
                <w:highlight w:val="yellow"/>
              </w:rPr>
              <w:t xml:space="preserve">atau tidak disertai dengan pindaian </w:t>
            </w:r>
            <w:r w:rsidRPr="00895830">
              <w:rPr>
                <w:rFonts w:ascii="Bookman Old Style" w:hAnsi="Bookman Old Style"/>
                <w:i/>
                <w:iCs/>
                <w:highlight w:val="yellow"/>
              </w:rPr>
              <w:t>(scan)</w:t>
            </w:r>
            <w:r w:rsidRPr="00895830">
              <w:rPr>
                <w:rFonts w:ascii="Bookman Old Style" w:hAnsi="Bookman Old Style"/>
                <w:highlight w:val="yellow"/>
              </w:rPr>
              <w:t xml:space="preserve"> ijazah asli atau legalisir maka nilai unsur pendidikan</w:t>
            </w:r>
            <w:r w:rsidRPr="00895830">
              <w:rPr>
                <w:rFonts w:ascii="Bookman Old Style" w:eastAsia="Gentium Basic" w:hAnsi="Bookman Old Style" w:cs="Gentium Basic"/>
                <w:highlight w:val="yellow"/>
              </w:rPr>
              <w:t>, diberi nilai : 0 (nol).</w:t>
            </w:r>
          </w:p>
        </w:tc>
        <w:tc>
          <w:tcPr>
            <w:tcW w:w="1440" w:type="dxa"/>
            <w:vAlign w:val="center"/>
          </w:tcPr>
          <w:p w14:paraId="66F9AC99" w14:textId="11094621" w:rsidR="00216237" w:rsidRPr="00895830" w:rsidRDefault="00216237" w:rsidP="00216237">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135F5D59" w14:textId="2BD410D8"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C8CEB29" w14:textId="0196F26F"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16237" w:rsidRPr="00895830" w14:paraId="43B37C4B" w14:textId="77777777" w:rsidTr="00356DC1">
        <w:tc>
          <w:tcPr>
            <w:tcW w:w="628" w:type="dxa"/>
            <w:vMerge/>
          </w:tcPr>
          <w:p w14:paraId="50BD51F3" w14:textId="77777777" w:rsidR="00216237" w:rsidRPr="00895830" w:rsidRDefault="00216237" w:rsidP="00216237">
            <w:pPr>
              <w:pStyle w:val="ListParagraph"/>
              <w:spacing w:before="2" w:line="276" w:lineRule="auto"/>
              <w:ind w:left="0" w:right="28"/>
              <w:jc w:val="both"/>
              <w:rPr>
                <w:rFonts w:ascii="Bookman Old Style" w:hAnsi="Bookman Old Style" w:cs="Arial"/>
                <w:b/>
                <w:bCs/>
                <w:highlight w:val="yellow"/>
              </w:rPr>
            </w:pPr>
          </w:p>
        </w:tc>
        <w:tc>
          <w:tcPr>
            <w:tcW w:w="2313" w:type="dxa"/>
          </w:tcPr>
          <w:p w14:paraId="09FDACA0" w14:textId="0123DA23" w:rsidR="00216237" w:rsidRPr="00895830" w:rsidRDefault="00216237" w:rsidP="008C5ED7">
            <w:pPr>
              <w:pStyle w:val="ListParagraph"/>
              <w:numPr>
                <w:ilvl w:val="1"/>
                <w:numId w:val="9"/>
              </w:numPr>
              <w:spacing w:before="2" w:line="276" w:lineRule="auto"/>
              <w:ind w:left="382" w:right="28"/>
              <w:jc w:val="both"/>
              <w:rPr>
                <w:rFonts w:ascii="Bookman Old Style" w:eastAsia="Basic" w:hAnsi="Bookman Old Style" w:cs="Basic"/>
                <w:highlight w:val="yellow"/>
              </w:rPr>
            </w:pPr>
            <w:r w:rsidRPr="00895830">
              <w:rPr>
                <w:rFonts w:ascii="Bookman Old Style" w:eastAsia="Basic" w:hAnsi="Bookman Old Style" w:cs="Basic"/>
                <w:highlight w:val="yellow"/>
              </w:rPr>
              <w:t>pengalaman kerja professional, terdiri atas:</w:t>
            </w:r>
          </w:p>
        </w:tc>
        <w:tc>
          <w:tcPr>
            <w:tcW w:w="1111" w:type="dxa"/>
            <w:vAlign w:val="center"/>
          </w:tcPr>
          <w:p w14:paraId="63D42554" w14:textId="6DF6EFBE" w:rsidR="00216237" w:rsidRPr="00895830" w:rsidRDefault="00216237" w:rsidP="00216237">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b/>
                <w:bCs/>
                <w:iCs/>
                <w:highlight w:val="yellow"/>
              </w:rPr>
              <w:t>40%</w:t>
            </w:r>
          </w:p>
        </w:tc>
        <w:tc>
          <w:tcPr>
            <w:tcW w:w="1049" w:type="dxa"/>
            <w:vAlign w:val="center"/>
          </w:tcPr>
          <w:p w14:paraId="5CA8F1FD" w14:textId="1ABD5E95" w:rsidR="00216237" w:rsidRPr="00895830" w:rsidRDefault="00216237" w:rsidP="00216237">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58585505" w14:textId="6F6BEFD3" w:rsidR="00216237" w:rsidRPr="00895830" w:rsidRDefault="00216237" w:rsidP="00216237">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2F587956" w14:textId="77777777" w:rsidR="00216237" w:rsidRPr="00895830" w:rsidRDefault="00216237" w:rsidP="00216237">
            <w:pPr>
              <w:ind w:right="-72"/>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subunsur pengalaman kerja profesional dihitung dengan Nilai Jangka Waktu Pengalaman Kerja Profesional dikali Bobot subunsur.</w:t>
            </w:r>
          </w:p>
          <w:p w14:paraId="70339A1A" w14:textId="77777777" w:rsidR="00216237" w:rsidRPr="00895830" w:rsidRDefault="00216237" w:rsidP="00216237">
            <w:pPr>
              <w:ind w:right="-72"/>
              <w:jc w:val="both"/>
              <w:rPr>
                <w:rFonts w:ascii="Bookman Old Style" w:eastAsia="Gentium Basic" w:hAnsi="Bookman Old Style" w:cs="Gentium Basic"/>
                <w:highlight w:val="yellow"/>
              </w:rPr>
            </w:pPr>
          </w:p>
          <w:p w14:paraId="06ABCAB0" w14:textId="77777777" w:rsidR="00216237" w:rsidRPr="00895830" w:rsidRDefault="00216237" w:rsidP="00216237">
            <w:pPr>
              <w:ind w:right="3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Kriteria penilaian dukungan referensi/kontrak sebelumnya:</w:t>
            </w:r>
          </w:p>
          <w:p w14:paraId="078B8381" w14:textId="77777777" w:rsidR="00216237" w:rsidRPr="00895830" w:rsidRDefault="00216237" w:rsidP="008C5ED7">
            <w:pPr>
              <w:numPr>
                <w:ilvl w:val="0"/>
                <w:numId w:val="39"/>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pengalaman kerja diberi nilai 100 (seratus) jika melampirkan referensi/kontrak sebelumnya.</w:t>
            </w:r>
          </w:p>
          <w:p w14:paraId="0E409CDF" w14:textId="77777777" w:rsidR="00216237" w:rsidRPr="00895830" w:rsidRDefault="00216237" w:rsidP="008C5ED7">
            <w:pPr>
              <w:numPr>
                <w:ilvl w:val="0"/>
                <w:numId w:val="39"/>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dalam hal terdapat hal yang meragukan/kurang jelas terhadap referensi/kontrak sebelumnya dan setelah diklarifikasi/konfirmasi dengan menghubungi penerbit referensi/kontrak sebelumnya, pengalaman tidak sesuai dan/atau tidak dapat diklarifikasi maka diberi nilai 0 (nol);</w:t>
            </w:r>
          </w:p>
          <w:p w14:paraId="5FCEC28B" w14:textId="77777777" w:rsidR="00216237" w:rsidRPr="00895830" w:rsidRDefault="00216237" w:rsidP="008C5ED7">
            <w:pPr>
              <w:numPr>
                <w:ilvl w:val="0"/>
                <w:numId w:val="39"/>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tidak dilengkapi referensi/kontrak sebelumnya maka diberi nilai 0 (nol).</w:t>
            </w:r>
          </w:p>
          <w:p w14:paraId="1A0A3CCB" w14:textId="77777777" w:rsidR="00216237" w:rsidRPr="00895830" w:rsidRDefault="00216237" w:rsidP="00216237">
            <w:pPr>
              <w:ind w:right="-72"/>
              <w:jc w:val="both"/>
              <w:rPr>
                <w:rFonts w:ascii="Bookman Old Style" w:eastAsia="Gentium Basic" w:hAnsi="Bookman Old Style" w:cs="Gentium Basic"/>
                <w:highlight w:val="yellow"/>
              </w:rPr>
            </w:pPr>
          </w:p>
          <w:p w14:paraId="15CAF99C" w14:textId="77777777" w:rsidR="00216237" w:rsidRPr="00895830" w:rsidRDefault="00216237" w:rsidP="00216237">
            <w:pPr>
              <w:ind w:right="-72"/>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perhitungan bulan kerja Tenaga Ahli, yang dihitung berdasarkan </w:t>
            </w:r>
            <w:r w:rsidRPr="00895830">
              <w:rPr>
                <w:rFonts w:ascii="Bookman Old Style" w:eastAsia="Gentium Basic" w:hAnsi="Bookman Old Style" w:cs="Gentium Basic"/>
                <w:highlight w:val="yellow"/>
              </w:rPr>
              <w:lastRenderedPageBreak/>
              <w:t xml:space="preserve">ketentuan yang tercantum dalam IKP. </w:t>
            </w:r>
          </w:p>
          <w:p w14:paraId="26D6A28D"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lingkup pekerjaan :</w:t>
            </w:r>
          </w:p>
          <w:p w14:paraId="1326BCA3"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diberi nilai </w:t>
            </w:r>
            <w:r w:rsidRPr="00895830">
              <w:rPr>
                <w:rFonts w:ascii="Bookman Old Style" w:eastAsia="Gentium Basic" w:hAnsi="Bookman Old Style" w:cs="Gentium Basic"/>
                <w:b/>
                <w:bCs/>
                <w:highlight w:val="yellow"/>
              </w:rPr>
              <w:t>1</w:t>
            </w:r>
          </w:p>
          <w:p w14:paraId="501F82A5"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menunjang, diberi nilai </w:t>
            </w:r>
            <w:r w:rsidRPr="00895830">
              <w:rPr>
                <w:rFonts w:ascii="Bookman Old Style" w:eastAsia="Gentium Basic" w:hAnsi="Bookman Old Style" w:cs="Gentium Basic"/>
                <w:b/>
                <w:bCs/>
                <w:highlight w:val="yellow"/>
              </w:rPr>
              <w:t>0,75</w:t>
            </w:r>
          </w:p>
          <w:p w14:paraId="63E3CE14"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terkait, diberi nilai </w:t>
            </w:r>
            <w:r w:rsidRPr="00895830">
              <w:rPr>
                <w:rFonts w:ascii="Bookman Old Style" w:eastAsia="Gentium Basic" w:hAnsi="Bookman Old Style" w:cs="Gentium Basic"/>
                <w:b/>
                <w:bCs/>
                <w:highlight w:val="yellow"/>
              </w:rPr>
              <w:t>0,5</w:t>
            </w:r>
          </w:p>
          <w:p w14:paraId="3565C2D0"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lingkup pekerjaan yang :</w:t>
            </w:r>
          </w:p>
          <w:p w14:paraId="1BEF6E78" w14:textId="77777777" w:rsidR="00216237" w:rsidRPr="00895830" w:rsidRDefault="00216237" w:rsidP="008C5ED7">
            <w:pPr>
              <w:numPr>
                <w:ilvl w:val="2"/>
                <w:numId w:val="41"/>
              </w:numPr>
              <w:ind w:left="1165" w:right="-72" w:hanging="42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adalah: </w:t>
            </w:r>
            <w:r w:rsidRPr="00895830">
              <w:rPr>
                <w:rFonts w:ascii="Bookman Old Style" w:eastAsia="Gentium Basic" w:hAnsi="Bookman Old Style" w:cs="Gentium Basic"/>
                <w:b/>
                <w:bCs/>
                <w:highlight w:val="yellow"/>
                <w:lang w:val="sv-SE"/>
              </w:rPr>
              <w:t>Pengawasan Jalan dan/ atau Jembatan;</w:t>
            </w:r>
          </w:p>
          <w:p w14:paraId="4B6DC151" w14:textId="77777777" w:rsidR="00216237" w:rsidRPr="00895830" w:rsidRDefault="00216237" w:rsidP="008C5ED7">
            <w:pPr>
              <w:numPr>
                <w:ilvl w:val="2"/>
                <w:numId w:val="41"/>
              </w:numPr>
              <w:ind w:left="1165" w:right="-72" w:hanging="42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menunjang adalah: </w:t>
            </w:r>
            <w:r w:rsidRPr="00895830">
              <w:rPr>
                <w:rFonts w:ascii="Bookman Old Style" w:eastAsia="Gentium Basic" w:hAnsi="Bookman Old Style" w:cs="Gentium Basic"/>
                <w:b/>
                <w:highlight w:val="yellow"/>
              </w:rPr>
              <w:t>Coreteam Perencanaan dan/atau Pengawasan Jalan dan Jembatan, Perencanaan Jalan dan/atau Jembatan, Perencanaan Longsoran Jalan;</w:t>
            </w:r>
          </w:p>
          <w:p w14:paraId="4C9E2474" w14:textId="77777777" w:rsidR="00216237" w:rsidRPr="00895830" w:rsidRDefault="00216237" w:rsidP="008C5ED7">
            <w:pPr>
              <w:numPr>
                <w:ilvl w:val="2"/>
                <w:numId w:val="41"/>
              </w:numPr>
              <w:ind w:left="1165" w:right="-72" w:hanging="42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terkait adalah: </w:t>
            </w:r>
            <w:r w:rsidRPr="00895830">
              <w:rPr>
                <w:rFonts w:ascii="Bookman Old Style" w:eastAsia="Gentium Basic" w:hAnsi="Bookman Old Style" w:cs="Gentium Basic"/>
                <w:b/>
                <w:highlight w:val="yellow"/>
              </w:rPr>
              <w:t>Survey Jalan dan/atau Jembatan, Studi Jalan dan/atau Jembatan, Konsultan Manajemen Proyek Jalan dan/atau Jembatan, Bantuan Teknis Jalan dan/atau Jembatan;</w:t>
            </w:r>
          </w:p>
          <w:p w14:paraId="5581A30A" w14:textId="77777777" w:rsidR="004069E4" w:rsidRPr="00895830" w:rsidRDefault="004069E4" w:rsidP="004069E4">
            <w:pPr>
              <w:ind w:left="1165" w:right="-72"/>
              <w:jc w:val="both"/>
              <w:rPr>
                <w:rFonts w:ascii="Bookman Old Style" w:eastAsia="Gentium Basic" w:hAnsi="Bookman Old Style" w:cs="Gentium Basic"/>
                <w:highlight w:val="yellow"/>
              </w:rPr>
            </w:pPr>
          </w:p>
          <w:p w14:paraId="69E962C9" w14:textId="77777777" w:rsidR="00216237" w:rsidRPr="00895830" w:rsidRDefault="00216237" w:rsidP="00216237">
            <w:pPr>
              <w:ind w:right="31"/>
              <w:jc w:val="both"/>
              <w:rPr>
                <w:rFonts w:ascii="Bookman Old Style" w:eastAsia="Gentium Basic" w:hAnsi="Bookman Old Style" w:cs="Gentium Basic"/>
                <w:highlight w:val="yellow"/>
              </w:rPr>
            </w:pPr>
          </w:p>
          <w:p w14:paraId="397FA165"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posisi :</w:t>
            </w:r>
          </w:p>
          <w:p w14:paraId="705F7A80" w14:textId="77777777" w:rsidR="00216237" w:rsidRPr="00895830" w:rsidRDefault="00216237" w:rsidP="008C5ED7">
            <w:pPr>
              <w:numPr>
                <w:ilvl w:val="6"/>
                <w:numId w:val="42"/>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diberi nilai </w:t>
            </w:r>
            <w:r w:rsidRPr="00895830">
              <w:rPr>
                <w:rFonts w:ascii="Bookman Old Style" w:eastAsia="Gentium Basic" w:hAnsi="Bookman Old Style" w:cs="Gentium Basic"/>
                <w:b/>
                <w:bCs/>
                <w:highlight w:val="yellow"/>
              </w:rPr>
              <w:t>1</w:t>
            </w:r>
          </w:p>
          <w:p w14:paraId="19EB8666" w14:textId="77777777" w:rsidR="00216237" w:rsidRPr="00895830" w:rsidRDefault="00216237" w:rsidP="008C5ED7">
            <w:pPr>
              <w:numPr>
                <w:ilvl w:val="6"/>
                <w:numId w:val="42"/>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tidak sesuai, diberi nilai </w:t>
            </w:r>
            <w:r w:rsidRPr="00895830">
              <w:rPr>
                <w:rFonts w:ascii="Bookman Old Style" w:eastAsia="Gentium Basic" w:hAnsi="Bookman Old Style" w:cs="Gentium Basic"/>
                <w:b/>
                <w:bCs/>
                <w:highlight w:val="yellow"/>
              </w:rPr>
              <w:t>0,5</w:t>
            </w:r>
          </w:p>
          <w:p w14:paraId="7B8FC14E" w14:textId="77777777" w:rsidR="00216237" w:rsidRPr="00895830" w:rsidRDefault="00216237" w:rsidP="008C5ED7">
            <w:pPr>
              <w:numPr>
                <w:ilvl w:val="6"/>
                <w:numId w:val="42"/>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posisi yang :</w:t>
            </w:r>
          </w:p>
          <w:p w14:paraId="54F7CDC3" w14:textId="77777777" w:rsidR="00216237" w:rsidRPr="00895830" w:rsidRDefault="00216237" w:rsidP="008C5ED7">
            <w:pPr>
              <w:numPr>
                <w:ilvl w:val="0"/>
                <w:numId w:val="43"/>
              </w:numPr>
              <w:ind w:left="1027" w:right="-72" w:hanging="287"/>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adalah: </w:t>
            </w:r>
            <w:r w:rsidRPr="00895830">
              <w:rPr>
                <w:rFonts w:ascii="Bookman Old Style" w:eastAsia="Gentium Basic" w:hAnsi="Bookman Old Style" w:cs="Gentium Basic"/>
                <w:b/>
                <w:bCs/>
                <w:color w:val="000000"/>
                <w:highlight w:val="yellow"/>
              </w:rPr>
              <w:t xml:space="preserve">: </w:t>
            </w:r>
            <w:r w:rsidRPr="00895830">
              <w:rPr>
                <w:rFonts w:ascii="Bookman Old Style" w:eastAsia="Gentium Basic" w:hAnsi="Bookman Old Style" w:cs="Gentium Basic"/>
                <w:b/>
                <w:bCs/>
                <w:highlight w:val="yellow"/>
              </w:rPr>
              <w:t xml:space="preserve">sama atau setara (misalnya </w:t>
            </w:r>
            <w:r w:rsidRPr="00895830">
              <w:rPr>
                <w:rFonts w:ascii="Bookman Old Style" w:eastAsia="Gentium Basic" w:hAnsi="Bookman Old Style" w:cs="Gentium Basic"/>
                <w:b/>
                <w:bCs/>
                <w:highlight w:val="yellow"/>
              </w:rPr>
              <w:lastRenderedPageBreak/>
              <w:t>Team Leader setara dengan Supervision Engineer, Site Engineer, Ketua Tim); untuk posisi tenaga ahli dibawah Team Leader setara jika sejajar tingkatannya dalam struktur Susunan Tenaga Ahli Konsultan Pengawas bidang Bina Marga sesuai SE Menteri PUPR Nomor 16/SE/M/2022 atau lebih tinggi dari posisi yang diusulkan.</w:t>
            </w:r>
          </w:p>
          <w:p w14:paraId="419D9891" w14:textId="77777777" w:rsidR="00216237" w:rsidRPr="00895830" w:rsidRDefault="00216237" w:rsidP="00216237">
            <w:pPr>
              <w:ind w:left="1165" w:right="-72"/>
              <w:jc w:val="both"/>
              <w:rPr>
                <w:rFonts w:ascii="Bookman Old Style" w:eastAsia="Gentium Basic" w:hAnsi="Bookman Old Style" w:cs="Gentium Basic"/>
                <w:highlight w:val="yellow"/>
              </w:rPr>
            </w:pPr>
          </w:p>
          <w:p w14:paraId="55F2CDA3" w14:textId="77777777" w:rsidR="00216237" w:rsidRPr="00895830" w:rsidRDefault="00216237" w:rsidP="008C5ED7">
            <w:pPr>
              <w:numPr>
                <w:ilvl w:val="0"/>
                <w:numId w:val="43"/>
              </w:numPr>
              <w:ind w:left="1027" w:right="-72" w:hanging="287"/>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tidak sesuai adalah : </w:t>
            </w:r>
            <w:r w:rsidRPr="00895830">
              <w:rPr>
                <w:rFonts w:ascii="Bookman Old Style" w:eastAsia="Gentium Basic" w:hAnsi="Bookman Old Style" w:cs="Gentium Basic"/>
                <w:b/>
                <w:bCs/>
                <w:highlight w:val="yellow"/>
              </w:rPr>
              <w:t>tidak sama atau tidak setara (tidak sejajar tingkatannya dalam struktur Susunan Tenaga Ahli Konsultan Pengawas bidang Bina Marga sesuai SE Menteri PUPR Nomor 16/SE/M/2022) atau dibawah posisi yang diusulkan.</w:t>
            </w:r>
          </w:p>
          <w:p w14:paraId="5EC7D3AF" w14:textId="77777777" w:rsidR="00216237" w:rsidRPr="00895830" w:rsidRDefault="00216237" w:rsidP="00216237">
            <w:pPr>
              <w:ind w:left="1165" w:right="-72"/>
              <w:jc w:val="both"/>
              <w:rPr>
                <w:rFonts w:ascii="Bookman Old Style" w:eastAsia="Gentium Basic" w:hAnsi="Bookman Old Style" w:cs="Gentium Basic"/>
                <w:highlight w:val="yellow"/>
              </w:rPr>
            </w:pPr>
          </w:p>
          <w:p w14:paraId="3310C8E0"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Dalam hal Tenaga Ahli yang diusulkan pernah menjabat sebagai ASN, maka pengalaman semasa menjabat sebagai ASN yang sesuai dengan lingkup pekerjaan yang akan </w:t>
            </w:r>
            <w:r w:rsidRPr="00895830">
              <w:rPr>
                <w:rFonts w:ascii="Bookman Old Style" w:eastAsia="Gentium Basic" w:hAnsi="Bookman Old Style" w:cs="Gentium Basic"/>
                <w:highlight w:val="yellow"/>
              </w:rPr>
              <w:lastRenderedPageBreak/>
              <w:t>dilaksanakan dapat diperhitungkan, dan dinilai kesesuaiannya dengan lingkup pekerjaan “MENUNJANG” dan posisi “TIDAK SESUAI”.</w:t>
            </w:r>
          </w:p>
          <w:p w14:paraId="25F70D39" w14:textId="77777777" w:rsidR="00216237" w:rsidRPr="00895830" w:rsidRDefault="00216237" w:rsidP="00216237">
            <w:pPr>
              <w:ind w:left="315" w:right="31"/>
              <w:jc w:val="both"/>
              <w:rPr>
                <w:rFonts w:ascii="Bookman Old Style" w:eastAsia="Gentium Basic" w:hAnsi="Bookman Old Style" w:cs="Gentium Basic"/>
                <w:highlight w:val="yellow"/>
              </w:rPr>
            </w:pPr>
          </w:p>
          <w:p w14:paraId="11C30100"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perhitungan bulan kerja DIKALI nilai lingkup pekerjaan DIKALI nilai posisi = jumlah bulan kerja profesional.</w:t>
            </w:r>
          </w:p>
          <w:p w14:paraId="010A26CF" w14:textId="77777777" w:rsidR="00216237" w:rsidRPr="00895830" w:rsidRDefault="00216237" w:rsidP="00216237">
            <w:pPr>
              <w:ind w:left="720"/>
              <w:contextualSpacing/>
              <w:jc w:val="both"/>
              <w:rPr>
                <w:rFonts w:ascii="Bookman Old Style" w:eastAsia="Gentium Basic" w:hAnsi="Bookman Old Style" w:cs="Gentium Basic"/>
                <w:highlight w:val="yellow"/>
              </w:rPr>
            </w:pPr>
          </w:p>
          <w:p w14:paraId="7D7F8373"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total seluruh jumlah bulan kerja profesional dibagi angka 12 = jangka waktu pengalaman kerja profesional.</w:t>
            </w:r>
          </w:p>
          <w:p w14:paraId="1FE2D215" w14:textId="77777777" w:rsidR="00216237" w:rsidRPr="00895830" w:rsidRDefault="00216237" w:rsidP="00216237">
            <w:pPr>
              <w:ind w:right="31"/>
              <w:jc w:val="both"/>
              <w:rPr>
                <w:rFonts w:ascii="Bookman Old Style" w:eastAsia="Gentium Basic" w:hAnsi="Bookman Old Style" w:cs="Gentium Basic"/>
                <w:highlight w:val="yellow"/>
              </w:rPr>
            </w:pPr>
          </w:p>
          <w:p w14:paraId="5BA24605"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jangka waktu pengalaman kerja profesional :</w:t>
            </w:r>
          </w:p>
          <w:p w14:paraId="7B651836" w14:textId="77777777" w:rsidR="00216237" w:rsidRPr="00895830" w:rsidRDefault="00216237" w:rsidP="008C5ED7">
            <w:pPr>
              <w:numPr>
                <w:ilvl w:val="6"/>
                <w:numId w:val="44"/>
              </w:numPr>
              <w:ind w:left="740" w:right="-72" w:hanging="395"/>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 xml:space="preserve">memiliki ≥ </w:t>
            </w:r>
            <w:r w:rsidRPr="00895830">
              <w:rPr>
                <w:rFonts w:ascii="Bookman Old Style" w:eastAsia="Nova Mono" w:hAnsi="Bookman Old Style" w:cs="Nova Mono"/>
                <w:b/>
                <w:bCs/>
                <w:highlight w:val="yellow"/>
                <w:lang w:val="en-US"/>
              </w:rPr>
              <w:t>dari syarat KAK</w:t>
            </w:r>
            <w:r w:rsidRPr="00895830">
              <w:rPr>
                <w:rFonts w:ascii="Bookman Old Style" w:eastAsia="Nova Mono" w:hAnsi="Bookman Old Style" w:cs="Nova Mono"/>
                <w:highlight w:val="yellow"/>
                <w:lang w:val="en-US"/>
              </w:rPr>
              <w:t xml:space="preserve"> </w:t>
            </w:r>
            <w:r w:rsidRPr="00895830">
              <w:rPr>
                <w:rFonts w:ascii="Bookman Old Style" w:eastAsia="Nova Mono" w:hAnsi="Bookman Old Style" w:cs="Nova Mono"/>
                <w:highlight w:val="yellow"/>
              </w:rPr>
              <w:t xml:space="preserve"> tahun pengalaman kerja profesional, diberi nilai </w:t>
            </w:r>
            <w:r w:rsidRPr="00895830">
              <w:rPr>
                <w:rFonts w:ascii="Bookman Old Style" w:eastAsia="Nova Mono" w:hAnsi="Bookman Old Style" w:cs="Nova Mono"/>
                <w:b/>
                <w:bCs/>
                <w:highlight w:val="yellow"/>
              </w:rPr>
              <w:t>100 (seratus)</w:t>
            </w:r>
            <w:r w:rsidRPr="00895830">
              <w:rPr>
                <w:rFonts w:ascii="Bookman Old Style" w:eastAsia="Nova Mono" w:hAnsi="Bookman Old Style" w:cs="Nova Mono"/>
                <w:highlight w:val="yellow"/>
              </w:rPr>
              <w:t>;</w:t>
            </w:r>
          </w:p>
          <w:p w14:paraId="705ECD1F" w14:textId="77777777" w:rsidR="00216237" w:rsidRPr="00895830" w:rsidRDefault="00216237" w:rsidP="008C5ED7">
            <w:pPr>
              <w:numPr>
                <w:ilvl w:val="6"/>
                <w:numId w:val="44"/>
              </w:numPr>
              <w:spacing w:after="120"/>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memiliki &lt; </w:t>
            </w:r>
            <w:r w:rsidRPr="00895830">
              <w:rPr>
                <w:rFonts w:ascii="Bookman Old Style" w:eastAsia="Nova Mono" w:hAnsi="Bookman Old Style" w:cs="Nova Mono"/>
                <w:b/>
                <w:bCs/>
                <w:highlight w:val="yellow"/>
              </w:rPr>
              <w:t>dari syarat KAK</w:t>
            </w:r>
            <w:r w:rsidRPr="00895830">
              <w:rPr>
                <w:rFonts w:ascii="Bookman Old Style" w:eastAsia="Gentium Basic" w:hAnsi="Bookman Old Style" w:cs="Gentium Basic"/>
                <w:highlight w:val="yellow"/>
              </w:rPr>
              <w:t xml:space="preserve"> tahun pengalaman kerja profesional, diberi nilai secara proporsional terhadap lama pengalaman yang disyaratkan, dengan rumus:</w:t>
            </w:r>
          </w:p>
          <w:p w14:paraId="7FF001B0" w14:textId="77777777" w:rsidR="00216237" w:rsidRPr="00895830" w:rsidRDefault="00216237" w:rsidP="00216237">
            <w:pPr>
              <w:ind w:right="-72"/>
              <w:rPr>
                <w:rFonts w:ascii="Bookman Old Style" w:eastAsia="Gentium Basic" w:hAnsi="Bookman Old Style" w:cs="Gentium Basic"/>
                <w:highlight w:val="yellow"/>
              </w:rPr>
            </w:pPr>
            <m:oMathPara>
              <m:oMath>
                <m:r>
                  <w:ins w:id="18" w:author="Angga Pratama" w:date="2021-11-11T02:42:00Z">
                    <w:rPr>
                      <w:rFonts w:ascii="Cambria Math" w:eastAsia="Gentium Basic" w:hAnsi="Cambria Math" w:cs="Gentium Basic"/>
                      <w:color w:val="000000"/>
                      <w:highlight w:val="yellow"/>
                    </w:rPr>
                    <m:t>Nilai TA=</m:t>
                  </w:ins>
                </m:r>
                <m:f>
                  <m:fPr>
                    <m:ctrlPr>
                      <w:ins w:id="19" w:author="Angga Pratama" w:date="2021-11-11T02:42:00Z">
                        <w:rPr>
                          <w:rFonts w:ascii="Cambria Math" w:eastAsia="Gentium Basic" w:hAnsi="Cambria Math" w:cs="Gentium Basic"/>
                          <w:i/>
                          <w:color w:val="000000"/>
                          <w:highlight w:val="yellow"/>
                        </w:rPr>
                      </w:ins>
                    </m:ctrlPr>
                  </m:fPr>
                  <m:num>
                    <m:r>
                      <w:ins w:id="20" w:author="Angga Pratama" w:date="2021-11-11T02:42:00Z">
                        <w:rPr>
                          <w:rFonts w:ascii="Cambria Math" w:eastAsia="Gentium Basic" w:hAnsi="Cambria Math" w:cs="Gentium Basic"/>
                          <w:color w:val="000000"/>
                          <w:highlight w:val="yellow"/>
                        </w:rPr>
                        <m:t>Thn Pengalaman TA</m:t>
                      </w:ins>
                    </m:r>
                  </m:num>
                  <m:den>
                    <m:r>
                      <w:ins w:id="21" w:author="Angga Pratama" w:date="2021-11-11T02:42:00Z">
                        <w:rPr>
                          <w:rFonts w:ascii="Cambria Math" w:eastAsia="Gentium Basic" w:hAnsi="Cambria Math" w:cs="Gentium Basic"/>
                          <w:color w:val="000000"/>
                          <w:highlight w:val="yellow"/>
                        </w:rPr>
                        <m:t>Thn Pengalaman disyaratkan</m:t>
                      </w:ins>
                    </m:r>
                  </m:den>
                </m:f>
                <m:r>
                  <w:ins w:id="22" w:author="Angga Pratama" w:date="2021-11-11T02:42:00Z">
                    <w:rPr>
                      <w:rFonts w:ascii="Cambria Math" w:eastAsia="Gentium Basic" w:hAnsi="Cambria Math" w:cs="Gentium Basic"/>
                      <w:color w:val="000000"/>
                      <w:highlight w:val="yellow"/>
                    </w:rPr>
                    <m:t>x 100</m:t>
                  </w:ins>
                </m:r>
              </m:oMath>
            </m:oMathPara>
          </w:p>
          <w:p w14:paraId="4FC2800D" w14:textId="1833C43A" w:rsidR="00216237" w:rsidRPr="00895830" w:rsidRDefault="00216237" w:rsidP="00216237">
            <w:pPr>
              <w:jc w:val="both"/>
              <w:rPr>
                <w:rFonts w:ascii="Bookman Old Style" w:eastAsia="Basic" w:hAnsi="Bookman Old Style" w:cs="Basic"/>
                <w:highlight w:val="yellow"/>
              </w:rPr>
            </w:pPr>
          </w:p>
        </w:tc>
        <w:tc>
          <w:tcPr>
            <w:tcW w:w="1440" w:type="dxa"/>
            <w:vAlign w:val="center"/>
          </w:tcPr>
          <w:p w14:paraId="73B74764" w14:textId="7CFB0E69" w:rsidR="00216237" w:rsidRPr="00895830" w:rsidRDefault="00216237" w:rsidP="00216237">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593AAAE8" w14:textId="4664C2C3"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ABB6F8E" w14:textId="22908CFB"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91595" w:rsidRPr="00895830" w14:paraId="61B54506" w14:textId="77777777" w:rsidTr="00356DC1">
        <w:tc>
          <w:tcPr>
            <w:tcW w:w="628" w:type="dxa"/>
            <w:vMerge/>
          </w:tcPr>
          <w:p w14:paraId="06CF6E15"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tcPr>
          <w:p w14:paraId="5EBED89E" w14:textId="2090F895" w:rsidR="00D91595" w:rsidRPr="00895830" w:rsidRDefault="00D91595" w:rsidP="008C5ED7">
            <w:pPr>
              <w:pStyle w:val="ListParagraph"/>
              <w:numPr>
                <w:ilvl w:val="1"/>
                <w:numId w:val="9"/>
              </w:numPr>
              <w:spacing w:before="2" w:line="276" w:lineRule="auto"/>
              <w:ind w:left="382" w:right="28"/>
              <w:jc w:val="both"/>
              <w:rPr>
                <w:rFonts w:ascii="Bookman Old Style" w:eastAsia="Basic" w:hAnsi="Bookman Old Style" w:cs="Basic"/>
                <w:highlight w:val="yellow"/>
              </w:rPr>
            </w:pPr>
            <w:r w:rsidRPr="00895830">
              <w:rPr>
                <w:rFonts w:ascii="Bookman Old Style" w:eastAsia="Basic" w:hAnsi="Bookman Old Style" w:cs="Basic"/>
                <w:highlight w:val="yellow"/>
              </w:rPr>
              <w:t>status tenaga ahli yang diusulkan</w:t>
            </w:r>
          </w:p>
        </w:tc>
        <w:tc>
          <w:tcPr>
            <w:tcW w:w="1111" w:type="dxa"/>
          </w:tcPr>
          <w:p w14:paraId="5A89200E" w14:textId="749D2140" w:rsidR="00D91595" w:rsidRPr="00895830" w:rsidRDefault="00D91595" w:rsidP="00D91595">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5%</w:t>
            </w:r>
          </w:p>
        </w:tc>
        <w:tc>
          <w:tcPr>
            <w:tcW w:w="1049" w:type="dxa"/>
          </w:tcPr>
          <w:p w14:paraId="599FA030" w14:textId="4B118C23" w:rsidR="00D91595" w:rsidRPr="00895830" w:rsidRDefault="00D91595" w:rsidP="00D91595">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tcPr>
          <w:p w14:paraId="5BD128E1" w14:textId="3AC87D50" w:rsidR="00D91595" w:rsidRPr="00895830" w:rsidRDefault="00D91595" w:rsidP="00D91595">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7F3B7616" w14:textId="77777777" w:rsidR="00D91595" w:rsidRPr="00895830" w:rsidRDefault="00D91595" w:rsidP="00D91595">
            <w:pPr>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Kriteria penilaian:</w:t>
            </w:r>
          </w:p>
          <w:p w14:paraId="272E167D" w14:textId="77777777" w:rsidR="00D91595" w:rsidRPr="00895830" w:rsidRDefault="00D91595" w:rsidP="008C5ED7">
            <w:pPr>
              <w:numPr>
                <w:ilvl w:val="0"/>
                <w:numId w:val="45"/>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Berstatus sebagai tenaga ahli tetap, diberi nilai </w:t>
            </w:r>
            <w:r w:rsidRPr="00895830">
              <w:rPr>
                <w:rFonts w:ascii="Bookman Old Style" w:eastAsia="Gentium Basic" w:hAnsi="Bookman Old Style" w:cs="Gentium Basic"/>
                <w:b/>
                <w:bCs/>
                <w:highlight w:val="yellow"/>
                <w:lang w:val="it-IT"/>
              </w:rPr>
              <w:t>100</w:t>
            </w:r>
            <w:r w:rsidRPr="00895830">
              <w:rPr>
                <w:rFonts w:ascii="Bookman Old Style" w:eastAsia="Gentium Basic" w:hAnsi="Bookman Old Style" w:cs="Gentium Basic"/>
                <w:highlight w:val="yellow"/>
              </w:rPr>
              <w:t>;</w:t>
            </w:r>
          </w:p>
          <w:p w14:paraId="021A189B" w14:textId="2E2193DA" w:rsidR="00D91595" w:rsidRPr="00895830" w:rsidRDefault="00D91595" w:rsidP="008C5ED7">
            <w:pPr>
              <w:numPr>
                <w:ilvl w:val="0"/>
                <w:numId w:val="12"/>
              </w:numPr>
              <w:pBdr>
                <w:top w:val="nil"/>
                <w:left w:val="nil"/>
                <w:bottom w:val="nil"/>
                <w:right w:val="nil"/>
                <w:between w:val="nil"/>
              </w:pBdr>
              <w:ind w:left="315" w:right="31" w:hanging="284"/>
              <w:jc w:val="both"/>
              <w:rPr>
                <w:rFonts w:ascii="Bookman Old Style" w:eastAsia="Basic" w:hAnsi="Bookman Old Style" w:cs="Basic"/>
                <w:highlight w:val="yellow"/>
              </w:rPr>
            </w:pPr>
            <w:r w:rsidRPr="00895830">
              <w:rPr>
                <w:rFonts w:ascii="Bookman Old Style" w:eastAsia="Gentium Basic" w:hAnsi="Bookman Old Style" w:cs="Gentium Basic"/>
                <w:highlight w:val="yellow"/>
              </w:rPr>
              <w:t xml:space="preserve">Berstatus sebagai tenaga ahli tidak tetap, diberi nilai </w:t>
            </w:r>
            <w:r w:rsidRPr="00895830">
              <w:rPr>
                <w:rFonts w:ascii="Bookman Old Style" w:eastAsia="Gentium Basic" w:hAnsi="Bookman Old Style" w:cs="Gentium Basic"/>
                <w:b/>
                <w:bCs/>
                <w:highlight w:val="yellow"/>
                <w:lang w:val="en-US"/>
              </w:rPr>
              <w:t>60</w:t>
            </w:r>
            <w:r w:rsidRPr="00895830">
              <w:rPr>
                <w:rFonts w:ascii="Bookman Old Style" w:eastAsia="Gentium Basic" w:hAnsi="Bookman Old Style" w:cs="Gentium Basic"/>
                <w:highlight w:val="yellow"/>
              </w:rPr>
              <w:t>;</w:t>
            </w:r>
          </w:p>
        </w:tc>
        <w:tc>
          <w:tcPr>
            <w:tcW w:w="1440" w:type="dxa"/>
          </w:tcPr>
          <w:p w14:paraId="3E2EB61E" w14:textId="1E7D405E"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210D8581" w14:textId="461B1F0E"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1EC75FDC" w14:textId="19832BD0"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3CFCACAF" w14:textId="77777777" w:rsidTr="00356DC1">
        <w:tc>
          <w:tcPr>
            <w:tcW w:w="628" w:type="dxa"/>
            <w:vMerge/>
          </w:tcPr>
          <w:p w14:paraId="475440DA"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2313" w:type="dxa"/>
          </w:tcPr>
          <w:p w14:paraId="0648D91E" w14:textId="7B39E62A" w:rsidR="002C711B" w:rsidRPr="00895830" w:rsidRDefault="002C711B" w:rsidP="008C5ED7">
            <w:pPr>
              <w:pStyle w:val="ListParagraph"/>
              <w:numPr>
                <w:ilvl w:val="1"/>
                <w:numId w:val="9"/>
              </w:numPr>
              <w:spacing w:before="2" w:line="276" w:lineRule="auto"/>
              <w:ind w:left="382" w:right="28"/>
              <w:jc w:val="both"/>
              <w:rPr>
                <w:rFonts w:ascii="Bookman Old Style" w:hAnsi="Bookman Old Style" w:cs="Arial"/>
                <w:b/>
                <w:highlight w:val="yellow"/>
              </w:rPr>
            </w:pPr>
            <w:r w:rsidRPr="00895830">
              <w:rPr>
                <w:rFonts w:ascii="Bookman Old Style" w:eastAsia="Basic" w:hAnsi="Bookman Old Style" w:cs="Basic"/>
                <w:highlight w:val="yellow"/>
              </w:rPr>
              <w:t>Subunsur lain-lain:</w:t>
            </w:r>
          </w:p>
        </w:tc>
        <w:tc>
          <w:tcPr>
            <w:tcW w:w="1111" w:type="dxa"/>
            <w:vAlign w:val="center"/>
          </w:tcPr>
          <w:p w14:paraId="33BE1948" w14:textId="773FD616" w:rsidR="002C711B" w:rsidRPr="00895830" w:rsidRDefault="002C711B" w:rsidP="002C711B">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5%</w:t>
            </w:r>
          </w:p>
        </w:tc>
        <w:tc>
          <w:tcPr>
            <w:tcW w:w="1049" w:type="dxa"/>
            <w:vAlign w:val="center"/>
          </w:tcPr>
          <w:p w14:paraId="1EDCC0A4" w14:textId="6704FB82" w:rsidR="002C711B" w:rsidRPr="00895830" w:rsidRDefault="002C711B" w:rsidP="002C711B">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15D7131F" w14:textId="387C2A8C" w:rsidR="002C711B" w:rsidRPr="00895830" w:rsidRDefault="002C711B" w:rsidP="002C711B">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770540EF" w14:textId="56856168" w:rsidR="002C711B" w:rsidRPr="00895830" w:rsidRDefault="002C711B" w:rsidP="002C711B">
            <w:pPr>
              <w:rPr>
                <w:rFonts w:ascii="Bookman Old Style" w:hAnsi="Bookman Old Style" w:cs="Arial"/>
                <w:highlight w:val="yellow"/>
                <w:lang w:val="en-US"/>
              </w:rPr>
            </w:pPr>
          </w:p>
        </w:tc>
        <w:tc>
          <w:tcPr>
            <w:tcW w:w="1440" w:type="dxa"/>
          </w:tcPr>
          <w:p w14:paraId="1F990544" w14:textId="77777777" w:rsidR="002C711B" w:rsidRPr="00895830" w:rsidRDefault="002C711B" w:rsidP="002C711B">
            <w:pPr>
              <w:rPr>
                <w:rFonts w:ascii="Bookman Old Style" w:hAnsi="Bookman Old Style" w:cs="Arial"/>
                <w:b/>
                <w:bCs/>
                <w:highlight w:val="yellow"/>
              </w:rPr>
            </w:pPr>
          </w:p>
        </w:tc>
        <w:tc>
          <w:tcPr>
            <w:tcW w:w="1450" w:type="dxa"/>
          </w:tcPr>
          <w:p w14:paraId="4C6BBFAB"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956" w:type="dxa"/>
          </w:tcPr>
          <w:p w14:paraId="5CA4E547"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r>
      <w:tr w:rsidR="00D91595" w:rsidRPr="00895830" w14:paraId="51E84DAE" w14:textId="77777777" w:rsidTr="00356DC1">
        <w:tc>
          <w:tcPr>
            <w:tcW w:w="628" w:type="dxa"/>
            <w:vMerge/>
          </w:tcPr>
          <w:p w14:paraId="3D0686FE"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tcPr>
          <w:p w14:paraId="3E759E68" w14:textId="1F36DC74" w:rsidR="00D91595" w:rsidRPr="00895830" w:rsidRDefault="00D91595" w:rsidP="008C5ED7">
            <w:pPr>
              <w:pStyle w:val="ListParagraph"/>
              <w:numPr>
                <w:ilvl w:val="0"/>
                <w:numId w:val="6"/>
              </w:numPr>
              <w:spacing w:before="2" w:line="276" w:lineRule="auto"/>
              <w:ind w:left="526" w:right="28" w:hanging="180"/>
              <w:jc w:val="both"/>
              <w:rPr>
                <w:rFonts w:ascii="Bookman Old Style" w:hAnsi="Bookman Old Style" w:cs="Arial"/>
                <w:b/>
                <w:highlight w:val="yellow"/>
              </w:rPr>
            </w:pPr>
            <w:r w:rsidRPr="00895830">
              <w:rPr>
                <w:rFonts w:ascii="Bookman Old Style" w:eastAsia="Basic" w:hAnsi="Bookman Old Style" w:cs="Basic"/>
                <w:color w:val="000000"/>
                <w:highlight w:val="yellow"/>
              </w:rPr>
              <w:t>penguasaan bahasa Inggris [apabila dibutuhkan]</w:t>
            </w:r>
          </w:p>
        </w:tc>
        <w:tc>
          <w:tcPr>
            <w:tcW w:w="1111" w:type="dxa"/>
            <w:vAlign w:val="center"/>
          </w:tcPr>
          <w:p w14:paraId="414AD758" w14:textId="1670D911" w:rsidR="00D91595" w:rsidRPr="00895830" w:rsidRDefault="00D91595" w:rsidP="00D91595">
            <w:pPr>
              <w:pStyle w:val="ListParagraph"/>
              <w:spacing w:before="2" w:line="276" w:lineRule="auto"/>
              <w:ind w:left="0" w:right="28"/>
              <w:jc w:val="center"/>
              <w:rPr>
                <w:rFonts w:ascii="Bookman Old Style" w:hAnsi="Bookman Old Style" w:cs="Arial"/>
                <w:iCs/>
                <w:highlight w:val="yellow"/>
              </w:rPr>
            </w:pPr>
            <w:r w:rsidRPr="00895830">
              <w:rPr>
                <w:rFonts w:ascii="Bookman Old Style" w:hAnsi="Bookman Old Style" w:cs="Arial"/>
                <w:iCs/>
                <w:highlight w:val="yellow"/>
              </w:rPr>
              <w:t>-</w:t>
            </w:r>
          </w:p>
        </w:tc>
        <w:tc>
          <w:tcPr>
            <w:tcW w:w="1049" w:type="dxa"/>
            <w:vAlign w:val="center"/>
          </w:tcPr>
          <w:p w14:paraId="6F342375" w14:textId="704C80B9" w:rsidR="00D91595" w:rsidRPr="00895830" w:rsidRDefault="00D91595" w:rsidP="00D91595">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3E412D33" w14:textId="5544CDBF" w:rsidR="00D91595" w:rsidRPr="00895830" w:rsidRDefault="00D91595" w:rsidP="00D91595">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restart"/>
            <w:vAlign w:val="center"/>
          </w:tcPr>
          <w:p w14:paraId="656FD45E" w14:textId="54F00FFA" w:rsidR="00D91595" w:rsidRPr="00895830" w:rsidRDefault="00D91595" w:rsidP="00D91595">
            <w:pPr>
              <w:jc w:val="both"/>
              <w:rPr>
                <w:rFonts w:ascii="Bookman Old Style" w:eastAsia="Basic" w:hAnsi="Bookman Old Style" w:cs="Basic"/>
                <w:highlight w:val="yellow"/>
              </w:rPr>
            </w:pPr>
            <w:r w:rsidRPr="00895830">
              <w:rPr>
                <w:rFonts w:ascii="Bookman Old Style" w:eastAsia="Gentium Basic" w:hAnsi="Bookman Old Style" w:cs="Gentium Basic"/>
                <w:highlight w:val="yellow"/>
              </w:rPr>
              <w:t xml:space="preserve">Penilaian diberikan paling banyak </w:t>
            </w:r>
            <w:r w:rsidRPr="00895830">
              <w:rPr>
                <w:rFonts w:ascii="Bookman Old Style" w:eastAsia="Gentium Basic" w:hAnsi="Bookman Old Style" w:cs="Gentium Basic"/>
                <w:b/>
                <w:bCs/>
                <w:highlight w:val="yellow"/>
              </w:rPr>
              <w:t>100 (seratus)</w:t>
            </w:r>
            <w:r w:rsidRPr="00895830">
              <w:rPr>
                <w:rFonts w:ascii="Bookman Old Style" w:eastAsia="Gentium Basic" w:hAnsi="Bookman Old Style" w:cs="Gentium Basic"/>
                <w:highlight w:val="yellow"/>
              </w:rPr>
              <w:t>, dinilai secara proporsional sesuai dengan banyaknya subunsur lain yang dinilai.</w:t>
            </w:r>
          </w:p>
        </w:tc>
        <w:tc>
          <w:tcPr>
            <w:tcW w:w="1440" w:type="dxa"/>
            <w:vAlign w:val="center"/>
          </w:tcPr>
          <w:p w14:paraId="0E3307FF" w14:textId="2A3C14CA"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6C6800D" w14:textId="5DF64C38"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82B5854" w14:textId="4CD6DB15"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4D0E2BE7" w14:textId="77777777" w:rsidTr="00356DC1">
        <w:tc>
          <w:tcPr>
            <w:tcW w:w="628" w:type="dxa"/>
            <w:vMerge/>
          </w:tcPr>
          <w:p w14:paraId="6246EF40"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2313" w:type="dxa"/>
          </w:tcPr>
          <w:p w14:paraId="565553F9" w14:textId="7253AEEE" w:rsidR="002C711B" w:rsidRPr="00895830" w:rsidRDefault="002C711B" w:rsidP="008C5ED7">
            <w:pPr>
              <w:pStyle w:val="ListParagraph"/>
              <w:numPr>
                <w:ilvl w:val="0"/>
                <w:numId w:val="6"/>
              </w:numPr>
              <w:spacing w:before="2" w:line="276" w:lineRule="auto"/>
              <w:ind w:left="526" w:right="28" w:hanging="180"/>
              <w:jc w:val="both"/>
              <w:rPr>
                <w:rFonts w:ascii="Bookman Old Style" w:eastAsia="Basic" w:hAnsi="Bookman Old Style" w:cs="Basic"/>
                <w:color w:val="000000"/>
                <w:highlight w:val="yellow"/>
              </w:rPr>
            </w:pPr>
            <w:r w:rsidRPr="00895830">
              <w:rPr>
                <w:rFonts w:ascii="Bookman Old Style" w:eastAsia="Basic" w:hAnsi="Bookman Old Style" w:cs="Basic"/>
                <w:color w:val="000000"/>
                <w:highlight w:val="yellow"/>
              </w:rPr>
              <w:t>penguasaan bahasa setempat [apabila dibutuhkan]</w:t>
            </w:r>
          </w:p>
        </w:tc>
        <w:tc>
          <w:tcPr>
            <w:tcW w:w="1111" w:type="dxa"/>
            <w:vAlign w:val="center"/>
          </w:tcPr>
          <w:p w14:paraId="22835C9D" w14:textId="28D4BB01" w:rsidR="002C711B" w:rsidRPr="00895830" w:rsidRDefault="002C711B" w:rsidP="002C711B">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2484AEC1" w14:textId="0416CBC4" w:rsidR="002C711B" w:rsidRPr="00895830" w:rsidRDefault="002C711B" w:rsidP="002C711B">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1130F30A" w14:textId="22CAB314" w:rsidR="002C711B" w:rsidRPr="00895830" w:rsidRDefault="002C711B" w:rsidP="002C711B">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ign w:val="center"/>
          </w:tcPr>
          <w:p w14:paraId="1DE880B4" w14:textId="77777777" w:rsidR="002C711B" w:rsidRPr="00895830" w:rsidRDefault="002C711B" w:rsidP="002C711B">
            <w:pPr>
              <w:jc w:val="both"/>
              <w:rPr>
                <w:rFonts w:ascii="Bookman Old Style" w:hAnsi="Bookman Old Style" w:cs="Arial"/>
                <w:highlight w:val="yellow"/>
              </w:rPr>
            </w:pPr>
          </w:p>
        </w:tc>
        <w:tc>
          <w:tcPr>
            <w:tcW w:w="1440" w:type="dxa"/>
            <w:vAlign w:val="center"/>
          </w:tcPr>
          <w:p w14:paraId="7B9E4A76" w14:textId="699F8D31" w:rsidR="002C711B" w:rsidRPr="00895830" w:rsidRDefault="002C711B" w:rsidP="002C711B">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29B7F3E" w14:textId="28F88577"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26D1011" w14:textId="6124F8F3"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492EFCAA" w14:textId="77777777" w:rsidTr="00356DC1">
        <w:tc>
          <w:tcPr>
            <w:tcW w:w="628" w:type="dxa"/>
            <w:vMerge/>
          </w:tcPr>
          <w:p w14:paraId="5553EC64"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2313" w:type="dxa"/>
          </w:tcPr>
          <w:p w14:paraId="0FA09564" w14:textId="0E571841" w:rsidR="002C711B" w:rsidRPr="00895830" w:rsidRDefault="002C711B" w:rsidP="008C5ED7">
            <w:pPr>
              <w:pStyle w:val="ListParagraph"/>
              <w:numPr>
                <w:ilvl w:val="0"/>
                <w:numId w:val="6"/>
              </w:numPr>
              <w:spacing w:before="2" w:line="276" w:lineRule="auto"/>
              <w:ind w:left="526" w:right="28" w:hanging="180"/>
              <w:jc w:val="both"/>
              <w:rPr>
                <w:rFonts w:ascii="Bookman Old Style" w:eastAsia="Basic" w:hAnsi="Bookman Old Style" w:cs="Basic"/>
                <w:color w:val="000000"/>
                <w:highlight w:val="yellow"/>
              </w:rPr>
            </w:pPr>
            <w:r w:rsidRPr="00895830">
              <w:rPr>
                <w:rFonts w:ascii="Bookman Old Style" w:eastAsia="Basic" w:hAnsi="Bookman Old Style" w:cs="Basic"/>
                <w:color w:val="000000"/>
                <w:highlight w:val="yellow"/>
              </w:rPr>
              <w:t>penguasaan Bahasa Indonesia bagi konsultan asing [apabila dibutuhkan]</w:t>
            </w:r>
          </w:p>
        </w:tc>
        <w:tc>
          <w:tcPr>
            <w:tcW w:w="1111" w:type="dxa"/>
            <w:vAlign w:val="center"/>
          </w:tcPr>
          <w:p w14:paraId="1E8FE7BC" w14:textId="36221A6B" w:rsidR="002C711B" w:rsidRPr="00895830" w:rsidRDefault="002C711B" w:rsidP="002C711B">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11B9D8F0" w14:textId="555C57B5" w:rsidR="002C711B" w:rsidRPr="00895830" w:rsidRDefault="002C711B" w:rsidP="002C711B">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21C42729" w14:textId="548F916C" w:rsidR="002C711B" w:rsidRPr="00895830" w:rsidRDefault="002C711B" w:rsidP="002C711B">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ign w:val="center"/>
          </w:tcPr>
          <w:p w14:paraId="7D1F1DAB" w14:textId="77777777" w:rsidR="002C711B" w:rsidRPr="00895830" w:rsidRDefault="002C711B" w:rsidP="002C711B">
            <w:pPr>
              <w:jc w:val="both"/>
              <w:rPr>
                <w:rFonts w:ascii="Bookman Old Style" w:hAnsi="Bookman Old Style" w:cs="Arial"/>
                <w:highlight w:val="yellow"/>
              </w:rPr>
            </w:pPr>
          </w:p>
        </w:tc>
        <w:tc>
          <w:tcPr>
            <w:tcW w:w="1440" w:type="dxa"/>
            <w:vAlign w:val="center"/>
          </w:tcPr>
          <w:p w14:paraId="2DC217CB" w14:textId="626F707F" w:rsidR="002C711B" w:rsidRPr="00895830" w:rsidRDefault="002C711B" w:rsidP="002C711B">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A17852A" w14:textId="683B9964"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35C5B7F" w14:textId="517888B0"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91595" w:rsidRPr="00895830" w14:paraId="2F043176" w14:textId="77777777" w:rsidTr="00356DC1">
        <w:tc>
          <w:tcPr>
            <w:tcW w:w="628" w:type="dxa"/>
            <w:vMerge/>
          </w:tcPr>
          <w:p w14:paraId="2FF6974E"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tcPr>
          <w:p w14:paraId="22176780" w14:textId="631B8609" w:rsidR="00D91595" w:rsidRPr="00895830" w:rsidRDefault="00D91595" w:rsidP="008C5ED7">
            <w:pPr>
              <w:pStyle w:val="ListParagraph"/>
              <w:numPr>
                <w:ilvl w:val="0"/>
                <w:numId w:val="6"/>
              </w:numPr>
              <w:spacing w:before="2" w:line="276" w:lineRule="auto"/>
              <w:ind w:left="526" w:right="28" w:hanging="180"/>
              <w:jc w:val="both"/>
              <w:rPr>
                <w:rFonts w:ascii="Bookman Old Style" w:eastAsia="Basic" w:hAnsi="Bookman Old Style" w:cs="Basic"/>
                <w:color w:val="000000"/>
                <w:highlight w:val="yellow"/>
              </w:rPr>
            </w:pPr>
            <w:r w:rsidRPr="00895830">
              <w:rPr>
                <w:rFonts w:ascii="Bookman Old Style" w:eastAsia="Basic" w:hAnsi="Bookman Old Style" w:cs="Basic"/>
                <w:color w:val="000000"/>
                <w:highlight w:val="yellow"/>
              </w:rPr>
              <w:t xml:space="preserve">aspek pengenalan (familiarity) atas tata-cara, aturan, situasi, dan kondisi (custom) setempat: pengalaman </w:t>
            </w:r>
            <w:r w:rsidRPr="00895830">
              <w:rPr>
                <w:rFonts w:ascii="Bookman Old Style" w:eastAsia="Basic" w:hAnsi="Bookman Old Style" w:cs="Basic"/>
                <w:color w:val="000000"/>
                <w:highlight w:val="yellow"/>
              </w:rPr>
              <w:lastRenderedPageBreak/>
              <w:t>melaksanakan pekerjaan di Prov. Kalsel</w:t>
            </w:r>
          </w:p>
        </w:tc>
        <w:tc>
          <w:tcPr>
            <w:tcW w:w="1111" w:type="dxa"/>
            <w:vAlign w:val="center"/>
          </w:tcPr>
          <w:p w14:paraId="76EA5D02" w14:textId="174C2D2B" w:rsidR="00D91595" w:rsidRPr="00895830" w:rsidRDefault="00D91595" w:rsidP="00D91595">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lastRenderedPageBreak/>
              <w:t>5%</w:t>
            </w:r>
          </w:p>
        </w:tc>
        <w:tc>
          <w:tcPr>
            <w:tcW w:w="1049" w:type="dxa"/>
            <w:vAlign w:val="center"/>
          </w:tcPr>
          <w:p w14:paraId="17FF08D2" w14:textId="01179B45" w:rsidR="00D91595" w:rsidRPr="00895830" w:rsidRDefault="00D91595" w:rsidP="00D91595">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2E0213C4" w14:textId="05D84304" w:rsidR="00D91595" w:rsidRPr="00895830" w:rsidRDefault="00D91595" w:rsidP="00D91595">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ign w:val="center"/>
          </w:tcPr>
          <w:p w14:paraId="20BD17E1" w14:textId="77777777" w:rsidR="00D91595" w:rsidRPr="00895830" w:rsidRDefault="00D91595" w:rsidP="00D91595">
            <w:pPr>
              <w:jc w:val="both"/>
              <w:rPr>
                <w:rFonts w:ascii="Bookman Old Style" w:hAnsi="Bookman Old Style" w:cs="Arial"/>
                <w:highlight w:val="yellow"/>
              </w:rPr>
            </w:pPr>
          </w:p>
        </w:tc>
        <w:tc>
          <w:tcPr>
            <w:tcW w:w="1440" w:type="dxa"/>
            <w:vAlign w:val="center"/>
          </w:tcPr>
          <w:p w14:paraId="1149C5C5" w14:textId="1820AF57"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634BE6D" w14:textId="38F3698F"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07A4DB7" w14:textId="6D255B54"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91595" w:rsidRPr="00895830" w14:paraId="042463B7" w14:textId="77777777" w:rsidTr="00356DC1">
        <w:tc>
          <w:tcPr>
            <w:tcW w:w="628" w:type="dxa"/>
          </w:tcPr>
          <w:p w14:paraId="4D4F58AF"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780A10CE" w14:textId="55E172CF" w:rsidR="00D91595" w:rsidRPr="00895830" w:rsidRDefault="00D91595" w:rsidP="00D91595">
            <w:pPr>
              <w:pStyle w:val="ListParagraph"/>
              <w:spacing w:before="2" w:line="276" w:lineRule="auto"/>
              <w:ind w:left="0" w:right="28"/>
              <w:jc w:val="both"/>
              <w:rPr>
                <w:rFonts w:ascii="Bookman Old Style" w:eastAsia="Basic" w:hAnsi="Bookman Old Style" w:cs="Basic"/>
                <w:color w:val="000000" w:themeColor="text1"/>
                <w:highlight w:val="yellow"/>
              </w:rPr>
            </w:pPr>
            <w:r w:rsidRPr="00895830">
              <w:rPr>
                <w:rFonts w:ascii="Bookman Old Style" w:eastAsia="Basic" w:hAnsi="Bookman Old Style" w:cs="Basic"/>
                <w:b/>
                <w:highlight w:val="yellow"/>
              </w:rPr>
              <w:t>Jumlah</w:t>
            </w:r>
          </w:p>
        </w:tc>
        <w:tc>
          <w:tcPr>
            <w:tcW w:w="1111" w:type="dxa"/>
            <w:vAlign w:val="center"/>
          </w:tcPr>
          <w:p w14:paraId="3533A9DF" w14:textId="44FE619D" w:rsidR="00D91595" w:rsidRPr="00895830" w:rsidRDefault="00D91595" w:rsidP="00D91595">
            <w:pPr>
              <w:pStyle w:val="ListParagraph"/>
              <w:spacing w:before="2" w:line="276" w:lineRule="auto"/>
              <w:ind w:left="0" w:right="28"/>
              <w:jc w:val="center"/>
              <w:rPr>
                <w:rFonts w:ascii="Bookman Old Style" w:eastAsia="Basic" w:hAnsi="Bookman Old Style" w:cs="Basic"/>
                <w:iCs/>
                <w:highlight w:val="yellow"/>
              </w:rPr>
            </w:pPr>
            <w:r w:rsidRPr="00895830">
              <w:rPr>
                <w:rFonts w:ascii="Bookman Old Style" w:eastAsia="Basic" w:hAnsi="Bookman Old Style" w:cs="Basic"/>
                <w:b/>
                <w:iCs/>
                <w:highlight w:val="yellow"/>
              </w:rPr>
              <w:t>100%</w:t>
            </w:r>
          </w:p>
        </w:tc>
        <w:tc>
          <w:tcPr>
            <w:tcW w:w="1049" w:type="dxa"/>
            <w:vAlign w:val="center"/>
          </w:tcPr>
          <w:p w14:paraId="1A088D61" w14:textId="4F77E619" w:rsidR="00D91595" w:rsidRPr="00895830" w:rsidRDefault="00D91595" w:rsidP="00D91595">
            <w:pPr>
              <w:jc w:val="center"/>
              <w:rPr>
                <w:rFonts w:ascii="Bookman Old Style" w:eastAsia="Basic" w:hAnsi="Bookman Old Style" w:cs="Basic"/>
                <w:b/>
                <w:bCs/>
                <w:i/>
                <w:highlight w:val="yellow"/>
                <w:lang w:val="en-US"/>
              </w:rPr>
            </w:pPr>
            <w:r w:rsidRPr="00895830">
              <w:rPr>
                <w:rFonts w:ascii="Bookman Old Style" w:eastAsia="Basic" w:hAnsi="Bookman Old Style" w:cs="Basic"/>
                <w:b/>
                <w:bCs/>
                <w:i/>
                <w:highlight w:val="yellow"/>
              </w:rPr>
              <w:t>55</w:t>
            </w:r>
          </w:p>
        </w:tc>
        <w:tc>
          <w:tcPr>
            <w:tcW w:w="1441" w:type="dxa"/>
            <w:vAlign w:val="center"/>
          </w:tcPr>
          <w:p w14:paraId="55249303" w14:textId="0755DD1A" w:rsidR="00D91595" w:rsidRPr="00895830" w:rsidRDefault="00D91595" w:rsidP="00D91595">
            <w:pPr>
              <w:jc w:val="center"/>
              <w:rPr>
                <w:rFonts w:ascii="Bookman Old Style" w:hAnsi="Bookman Old Style" w:cs="Arial"/>
                <w:highlight w:val="yellow"/>
                <w:lang w:val="en-US"/>
              </w:rPr>
            </w:pPr>
            <w:r w:rsidRPr="00895830">
              <w:rPr>
                <w:rFonts w:ascii="Bookman Old Style" w:eastAsia="Basic" w:hAnsi="Bookman Old Style" w:cs="Basic"/>
                <w:b/>
                <w:highlight w:val="yellow"/>
              </w:rPr>
              <w:t>____</w:t>
            </w:r>
          </w:p>
        </w:tc>
        <w:tc>
          <w:tcPr>
            <w:tcW w:w="3737" w:type="dxa"/>
            <w:vAlign w:val="center"/>
          </w:tcPr>
          <w:p w14:paraId="7728AC95" w14:textId="56637149" w:rsidR="00D91595" w:rsidRPr="00895830" w:rsidRDefault="00D91595" w:rsidP="00D91595">
            <w:pPr>
              <w:jc w:val="both"/>
              <w:rPr>
                <w:rFonts w:ascii="Bookman Old Style" w:hAnsi="Bookman Old Style" w:cs="Arial"/>
                <w:highlight w:val="yellow"/>
              </w:rPr>
            </w:pPr>
            <w:r w:rsidRPr="00895830">
              <w:rPr>
                <w:rFonts w:ascii="Bookman Old Style" w:eastAsia="Gentium Basic" w:hAnsi="Bookman Old Style" w:cs="Gentium Basic"/>
                <w:highlight w:val="yellow"/>
              </w:rPr>
              <w:t>Peserta Seleksi dinyatakan lulus evaluasi teknis apabila nilai masing-masing unsur diatas</w:t>
            </w:r>
            <w:r w:rsidRPr="00895830">
              <w:rPr>
                <w:rFonts w:ascii="Bookman Old Style" w:eastAsia="Gentium Basic" w:hAnsi="Bookman Old Style" w:cs="Gentium Basic"/>
                <w:highlight w:val="yellow"/>
                <w:lang w:val="en-US"/>
              </w:rPr>
              <w:t xml:space="preserve"> atau sama dengan</w:t>
            </w:r>
            <w:r w:rsidRPr="00895830">
              <w:rPr>
                <w:rFonts w:ascii="Bookman Old Style" w:eastAsia="Gentium Basic" w:hAnsi="Bookman Old Style" w:cs="Gentium Basic"/>
                <w:highlight w:val="yellow"/>
              </w:rPr>
              <w:t xml:space="preserve"> ambang batas.</w:t>
            </w:r>
          </w:p>
        </w:tc>
        <w:tc>
          <w:tcPr>
            <w:tcW w:w="1440" w:type="dxa"/>
            <w:vAlign w:val="center"/>
          </w:tcPr>
          <w:p w14:paraId="6E71CFCE" w14:textId="694008A3"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F3DFF75" w14:textId="58983678"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87DFB74" w14:textId="626E90F4"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04D42DD7" w14:textId="77777777" w:rsidTr="00356DC1">
        <w:tc>
          <w:tcPr>
            <w:tcW w:w="628" w:type="dxa"/>
          </w:tcPr>
          <w:p w14:paraId="4181B25F" w14:textId="3A995765"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7.</w:t>
            </w:r>
          </w:p>
        </w:tc>
        <w:tc>
          <w:tcPr>
            <w:tcW w:w="9651" w:type="dxa"/>
            <w:gridSpan w:val="5"/>
            <w:vAlign w:val="center"/>
          </w:tcPr>
          <w:p w14:paraId="5BCE78CB" w14:textId="4096DECC"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Bentuk Dokumen Penawaran</w:t>
            </w:r>
          </w:p>
        </w:tc>
        <w:tc>
          <w:tcPr>
            <w:tcW w:w="1440" w:type="dxa"/>
            <w:vAlign w:val="center"/>
          </w:tcPr>
          <w:p w14:paraId="1AFCEEAC" w14:textId="08080BD6"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45CF7AD" w14:textId="37BAD0BB"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D9694B8" w14:textId="14E6746C"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31EA930E" w14:textId="77777777" w:rsidTr="00356DC1">
        <w:tc>
          <w:tcPr>
            <w:tcW w:w="628" w:type="dxa"/>
          </w:tcPr>
          <w:p w14:paraId="2DE52003" w14:textId="0A16973E"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8.</w:t>
            </w:r>
          </w:p>
        </w:tc>
        <w:tc>
          <w:tcPr>
            <w:tcW w:w="9651" w:type="dxa"/>
            <w:gridSpan w:val="5"/>
          </w:tcPr>
          <w:p w14:paraId="4A09DF24" w14:textId="315079D7"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Rancangan Kontrak</w:t>
            </w:r>
          </w:p>
        </w:tc>
        <w:tc>
          <w:tcPr>
            <w:tcW w:w="1440" w:type="dxa"/>
            <w:vAlign w:val="center"/>
          </w:tcPr>
          <w:p w14:paraId="77C24FED" w14:textId="680D0895"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4812DDB" w14:textId="570F228E"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AC92704" w14:textId="7AAD8709"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3E16711B" w14:textId="77777777" w:rsidTr="00356DC1">
        <w:tc>
          <w:tcPr>
            <w:tcW w:w="628" w:type="dxa"/>
          </w:tcPr>
          <w:p w14:paraId="49C9E6A8" w14:textId="19C25A0A"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9.</w:t>
            </w:r>
          </w:p>
        </w:tc>
        <w:tc>
          <w:tcPr>
            <w:tcW w:w="9651" w:type="dxa"/>
            <w:gridSpan w:val="5"/>
          </w:tcPr>
          <w:p w14:paraId="61A29219" w14:textId="10278702"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Syarat-syarat Umum Kontrak</w:t>
            </w:r>
          </w:p>
        </w:tc>
        <w:tc>
          <w:tcPr>
            <w:tcW w:w="1440" w:type="dxa"/>
            <w:vAlign w:val="center"/>
          </w:tcPr>
          <w:p w14:paraId="34CBA578" w14:textId="6E226239"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397C503" w14:textId="381F0B96"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06DC473" w14:textId="1A0C3C1B"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737FD07E" w14:textId="77777777" w:rsidTr="00356DC1">
        <w:tc>
          <w:tcPr>
            <w:tcW w:w="628" w:type="dxa"/>
          </w:tcPr>
          <w:p w14:paraId="6F752FFE" w14:textId="73798485"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10.</w:t>
            </w:r>
          </w:p>
        </w:tc>
        <w:tc>
          <w:tcPr>
            <w:tcW w:w="9651" w:type="dxa"/>
            <w:gridSpan w:val="5"/>
          </w:tcPr>
          <w:p w14:paraId="7DBF2412" w14:textId="04746C3E"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Syarat-syarat Khusus Kontrak</w:t>
            </w:r>
          </w:p>
        </w:tc>
        <w:tc>
          <w:tcPr>
            <w:tcW w:w="1440" w:type="dxa"/>
            <w:vAlign w:val="center"/>
          </w:tcPr>
          <w:p w14:paraId="28D7D009" w14:textId="626A9DA4"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A54A8BB" w14:textId="2F2E8182"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CDA085E" w14:textId="262B2568"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16077A54" w14:textId="77777777" w:rsidTr="00356DC1">
        <w:tc>
          <w:tcPr>
            <w:tcW w:w="628" w:type="dxa"/>
          </w:tcPr>
          <w:p w14:paraId="572F1FAE" w14:textId="130FB648"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11.</w:t>
            </w:r>
          </w:p>
        </w:tc>
        <w:tc>
          <w:tcPr>
            <w:tcW w:w="9651" w:type="dxa"/>
            <w:gridSpan w:val="5"/>
          </w:tcPr>
          <w:p w14:paraId="32289588" w14:textId="3723D9D1"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Bentuk Dokumen Lain</w:t>
            </w:r>
          </w:p>
        </w:tc>
        <w:tc>
          <w:tcPr>
            <w:tcW w:w="1440" w:type="dxa"/>
            <w:vAlign w:val="center"/>
          </w:tcPr>
          <w:p w14:paraId="59FD53ED" w14:textId="0CEC19C4"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66899CE9" w14:textId="58A53743"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855937A" w14:textId="5545F4FB"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D91595" w14:paraId="3EF5C333" w14:textId="77777777" w:rsidTr="00356DC1">
        <w:tc>
          <w:tcPr>
            <w:tcW w:w="628" w:type="dxa"/>
          </w:tcPr>
          <w:p w14:paraId="5CB1B704" w14:textId="4EA9DE6E"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12.</w:t>
            </w:r>
          </w:p>
        </w:tc>
        <w:tc>
          <w:tcPr>
            <w:tcW w:w="9651" w:type="dxa"/>
            <w:gridSpan w:val="5"/>
          </w:tcPr>
          <w:p w14:paraId="4931B469" w14:textId="2D8A8C7D"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Ketentuan Lain-lain</w:t>
            </w:r>
          </w:p>
        </w:tc>
        <w:tc>
          <w:tcPr>
            <w:tcW w:w="1440" w:type="dxa"/>
            <w:vAlign w:val="center"/>
          </w:tcPr>
          <w:p w14:paraId="12E2FC16" w14:textId="77D433BF"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8ED8699" w14:textId="22D21C2D"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B5174AC" w14:textId="718FB280" w:rsidR="002C711B" w:rsidRPr="00D91595" w:rsidRDefault="002C711B" w:rsidP="002C711B">
            <w:pPr>
              <w:pStyle w:val="ListParagraph"/>
              <w:spacing w:before="2" w:line="276" w:lineRule="auto"/>
              <w:ind w:left="0" w:right="28"/>
              <w:jc w:val="center"/>
              <w:rPr>
                <w:rFonts w:ascii="Bookman Old Style" w:hAnsi="Bookman Old Style" w:cs="Arial"/>
                <w:b/>
                <w:bCs/>
              </w:rPr>
            </w:pPr>
            <w:r w:rsidRPr="00895830">
              <w:rPr>
                <w:rFonts w:ascii="Bookman Old Style" w:hAnsi="Bookman Old Style" w:cs="Arial"/>
                <w:b/>
                <w:bCs/>
                <w:highlight w:val="yellow"/>
              </w:rPr>
              <w:t>Sesuai</w:t>
            </w:r>
          </w:p>
        </w:tc>
      </w:tr>
    </w:tbl>
    <w:p w14:paraId="515AC083" w14:textId="77777777" w:rsidR="007F6506" w:rsidRDefault="007F6506" w:rsidP="004325BD">
      <w:pPr>
        <w:pStyle w:val="ListParagraph"/>
        <w:spacing w:before="2" w:line="276" w:lineRule="auto"/>
        <w:ind w:left="567" w:right="28"/>
        <w:jc w:val="right"/>
        <w:rPr>
          <w:rFonts w:ascii="Arial" w:hAnsi="Arial" w:cs="Arial"/>
          <w:i/>
          <w:iCs/>
          <w:sz w:val="22"/>
          <w:szCs w:val="22"/>
        </w:rPr>
      </w:pPr>
    </w:p>
    <w:p w14:paraId="696EAE25" w14:textId="77777777" w:rsidR="007F6506" w:rsidRDefault="007F6506" w:rsidP="004325BD">
      <w:pPr>
        <w:pStyle w:val="ListParagraph"/>
        <w:spacing w:before="2" w:line="276" w:lineRule="auto"/>
        <w:ind w:left="567" w:right="28"/>
        <w:jc w:val="right"/>
        <w:rPr>
          <w:rFonts w:ascii="Arial" w:hAnsi="Arial" w:cs="Arial"/>
          <w:i/>
          <w:iCs/>
          <w:sz w:val="22"/>
          <w:szCs w:val="22"/>
        </w:rPr>
      </w:pPr>
    </w:p>
    <w:p w14:paraId="2D432C20" w14:textId="77777777" w:rsidR="007F6506" w:rsidRDefault="007F6506" w:rsidP="00BB3A2C">
      <w:pPr>
        <w:spacing w:before="2" w:line="276" w:lineRule="auto"/>
        <w:ind w:right="28"/>
        <w:rPr>
          <w:rFonts w:ascii="Arial" w:hAnsi="Arial" w:cs="Arial"/>
          <w:i/>
          <w:iCs/>
          <w:sz w:val="22"/>
          <w:szCs w:val="22"/>
        </w:rPr>
      </w:pPr>
    </w:p>
    <w:p w14:paraId="06C4F6F5" w14:textId="77777777" w:rsidR="004069E4" w:rsidRDefault="004069E4" w:rsidP="00BB3A2C">
      <w:pPr>
        <w:spacing w:before="2" w:line="276" w:lineRule="auto"/>
        <w:ind w:right="28"/>
        <w:rPr>
          <w:rFonts w:ascii="Arial" w:hAnsi="Arial" w:cs="Arial"/>
          <w:i/>
          <w:iCs/>
          <w:sz w:val="22"/>
          <w:szCs w:val="22"/>
        </w:rPr>
      </w:pPr>
    </w:p>
    <w:p w14:paraId="18B849D6" w14:textId="77777777" w:rsidR="004069E4" w:rsidRDefault="004069E4" w:rsidP="00BB3A2C">
      <w:pPr>
        <w:spacing w:before="2" w:line="276" w:lineRule="auto"/>
        <w:ind w:right="28"/>
        <w:rPr>
          <w:rFonts w:ascii="Arial" w:hAnsi="Arial" w:cs="Arial"/>
          <w:i/>
          <w:iCs/>
          <w:sz w:val="22"/>
          <w:szCs w:val="22"/>
        </w:rPr>
      </w:pPr>
    </w:p>
    <w:p w14:paraId="10D62DDC" w14:textId="77777777" w:rsidR="004069E4" w:rsidRDefault="004069E4" w:rsidP="00BB3A2C">
      <w:pPr>
        <w:spacing w:before="2" w:line="276" w:lineRule="auto"/>
        <w:ind w:right="28"/>
        <w:rPr>
          <w:rFonts w:ascii="Arial" w:hAnsi="Arial" w:cs="Arial"/>
          <w:i/>
          <w:iCs/>
          <w:sz w:val="22"/>
          <w:szCs w:val="22"/>
        </w:rPr>
      </w:pPr>
    </w:p>
    <w:p w14:paraId="2C4990CC" w14:textId="77777777" w:rsidR="004069E4" w:rsidRDefault="004069E4" w:rsidP="00BB3A2C">
      <w:pPr>
        <w:spacing w:before="2" w:line="276" w:lineRule="auto"/>
        <w:ind w:right="28"/>
        <w:rPr>
          <w:rFonts w:ascii="Arial" w:hAnsi="Arial" w:cs="Arial"/>
          <w:i/>
          <w:iCs/>
          <w:sz w:val="22"/>
          <w:szCs w:val="22"/>
        </w:rPr>
      </w:pPr>
    </w:p>
    <w:p w14:paraId="6F3BFE58" w14:textId="77777777" w:rsidR="004069E4" w:rsidRDefault="004069E4" w:rsidP="00BB3A2C">
      <w:pPr>
        <w:spacing w:before="2" w:line="276" w:lineRule="auto"/>
        <w:ind w:right="28"/>
        <w:rPr>
          <w:rFonts w:ascii="Arial" w:hAnsi="Arial" w:cs="Arial"/>
          <w:i/>
          <w:iCs/>
          <w:sz w:val="22"/>
          <w:szCs w:val="22"/>
        </w:rPr>
      </w:pPr>
    </w:p>
    <w:p w14:paraId="79ECC101" w14:textId="77777777" w:rsidR="004069E4" w:rsidRDefault="004069E4" w:rsidP="00BB3A2C">
      <w:pPr>
        <w:spacing w:before="2" w:line="276" w:lineRule="auto"/>
        <w:ind w:right="28"/>
        <w:rPr>
          <w:rFonts w:ascii="Arial" w:hAnsi="Arial" w:cs="Arial"/>
          <w:i/>
          <w:iCs/>
          <w:sz w:val="22"/>
          <w:szCs w:val="22"/>
        </w:rPr>
      </w:pPr>
    </w:p>
    <w:p w14:paraId="344C4D51" w14:textId="018E53F7" w:rsidR="004069E4" w:rsidRPr="00BB3A2C" w:rsidRDefault="004069E4" w:rsidP="00BB3A2C">
      <w:pPr>
        <w:spacing w:before="2" w:line="276" w:lineRule="auto"/>
        <w:ind w:right="28"/>
        <w:rPr>
          <w:rFonts w:ascii="Arial" w:hAnsi="Arial" w:cs="Arial"/>
          <w:i/>
          <w:iCs/>
          <w:sz w:val="22"/>
          <w:szCs w:val="22"/>
        </w:rPr>
      </w:pPr>
    </w:p>
    <w:p w14:paraId="6C78A1AE" w14:textId="05009EC5" w:rsidR="008948A4" w:rsidRPr="004325BD" w:rsidRDefault="00B4487E" w:rsidP="004325BD">
      <w:pPr>
        <w:pStyle w:val="ListParagraph"/>
        <w:spacing w:before="2" w:line="276" w:lineRule="auto"/>
        <w:ind w:left="567" w:right="28"/>
        <w:jc w:val="right"/>
        <w:rPr>
          <w:rFonts w:ascii="Arial" w:hAnsi="Arial" w:cs="Arial"/>
          <w:i/>
          <w:iCs/>
          <w:sz w:val="22"/>
          <w:szCs w:val="22"/>
        </w:rPr>
      </w:pPr>
      <w:r w:rsidRPr="00036189">
        <w:rPr>
          <w:rFonts w:ascii="Arial" w:hAnsi="Arial" w:cs="Arial"/>
          <w:i/>
          <w:iCs/>
          <w:sz w:val="22"/>
          <w:szCs w:val="22"/>
        </w:rPr>
        <w:t>Demikian...</w:t>
      </w:r>
    </w:p>
    <w:p w14:paraId="21231FCD" w14:textId="77777777" w:rsidR="0009129F" w:rsidRDefault="0009129F" w:rsidP="00BF063C">
      <w:pPr>
        <w:spacing w:before="2" w:line="276" w:lineRule="auto"/>
        <w:ind w:right="74"/>
        <w:jc w:val="both"/>
        <w:rPr>
          <w:rFonts w:ascii="Arial" w:eastAsia="Arial" w:hAnsi="Arial" w:cs="Arial"/>
          <w:color w:val="FF0000"/>
          <w:sz w:val="22"/>
          <w:szCs w:val="22"/>
        </w:rPr>
        <w:sectPr w:rsidR="0009129F" w:rsidSect="00DB7868">
          <w:pgSz w:w="16840" w:h="11920" w:orient="landscape"/>
          <w:pgMar w:top="993" w:right="720" w:bottom="426" w:left="1418" w:header="720" w:footer="369" w:gutter="0"/>
          <w:cols w:space="720"/>
          <w:docGrid w:linePitch="272"/>
        </w:sectPr>
      </w:pPr>
    </w:p>
    <w:p w14:paraId="32031E26" w14:textId="77777777" w:rsidR="00205A4A" w:rsidRPr="00690F09" w:rsidRDefault="00205A4A" w:rsidP="00037814">
      <w:pPr>
        <w:spacing w:before="2" w:line="276" w:lineRule="auto"/>
        <w:ind w:right="154"/>
        <w:jc w:val="both"/>
        <w:rPr>
          <w:rFonts w:ascii="Arial" w:eastAsia="Arial" w:hAnsi="Arial" w:cs="Arial"/>
          <w:color w:val="FF0000"/>
          <w:sz w:val="22"/>
          <w:szCs w:val="22"/>
        </w:rPr>
      </w:pPr>
      <w:r w:rsidRPr="000810E9">
        <w:rPr>
          <w:rFonts w:ascii="Arial" w:eastAsia="Arial" w:hAnsi="Arial" w:cs="Arial"/>
          <w:sz w:val="22"/>
          <w:szCs w:val="22"/>
        </w:rPr>
        <w:lastRenderedPageBreak/>
        <w:t>Dem</w:t>
      </w:r>
      <w:r w:rsidRPr="00831D17">
        <w:rPr>
          <w:rFonts w:ascii="Arial" w:eastAsia="Arial" w:hAnsi="Arial" w:cs="Arial"/>
          <w:sz w:val="22"/>
          <w:szCs w:val="22"/>
        </w:rPr>
        <w:t>ikian berita acara reviu dokumen pemilihan dibuat untuk dipergunakan sebagaimana mestinya.</w:t>
      </w:r>
    </w:p>
    <w:p w14:paraId="3CA853D3" w14:textId="77777777" w:rsidR="00205A4A" w:rsidRDefault="00205A4A" w:rsidP="00037814">
      <w:pPr>
        <w:spacing w:before="2" w:line="276" w:lineRule="auto"/>
        <w:ind w:right="154"/>
        <w:jc w:val="both"/>
        <w:rPr>
          <w:rFonts w:ascii="Arial" w:eastAsia="Arial" w:hAnsi="Arial" w:cs="Arial"/>
          <w:b/>
          <w:bCs/>
          <w:sz w:val="22"/>
          <w:szCs w:val="22"/>
          <w:lang w:val="ms-MY"/>
        </w:rPr>
      </w:pPr>
    </w:p>
    <w:p w14:paraId="20A48C16" w14:textId="55AEF916" w:rsidR="00205A4A" w:rsidRDefault="00205A4A" w:rsidP="00037814">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sidR="00786E13">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639EF7F0" w14:textId="600EA476" w:rsidR="00205A4A" w:rsidRPr="00786E13" w:rsidRDefault="00205A4A" w:rsidP="00037814">
      <w:pPr>
        <w:spacing w:before="2" w:line="276" w:lineRule="auto"/>
        <w:ind w:right="154"/>
        <w:jc w:val="center"/>
        <w:rPr>
          <w:rFonts w:ascii="Arial" w:eastAsia="Arial" w:hAnsi="Arial" w:cs="Arial"/>
          <w:b/>
          <w:bCs/>
          <w:sz w:val="22"/>
          <w:szCs w:val="22"/>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sidR="00786E13">
        <w:rPr>
          <w:rFonts w:ascii="Arial" w:eastAsia="Arial" w:hAnsi="Arial" w:cs="Arial"/>
          <w:b/>
          <w:bCs/>
          <w:sz w:val="22"/>
          <w:szCs w:val="22"/>
        </w:rPr>
        <w:t>{tahun_anggaran}</w:t>
      </w:r>
    </w:p>
    <w:p w14:paraId="1CA3A48C" w14:textId="77777777" w:rsidR="00205A4A" w:rsidRDefault="00205A4A"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625"/>
        <w:gridCol w:w="2080"/>
        <w:gridCol w:w="1989"/>
      </w:tblGrid>
      <w:tr w:rsidR="00205A4A" w:rsidRPr="00B506FD" w14:paraId="6AF6E507" w14:textId="77777777" w:rsidTr="008F3C92">
        <w:trPr>
          <w:trHeight w:val="624"/>
          <w:tblHeader/>
        </w:trPr>
        <w:tc>
          <w:tcPr>
            <w:tcW w:w="149" w:type="pct"/>
            <w:tcBorders>
              <w:bottom w:val="single" w:sz="4" w:space="0" w:color="auto"/>
            </w:tcBorders>
            <w:vAlign w:val="center"/>
          </w:tcPr>
          <w:p w14:paraId="4CEC51FF"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No</w:t>
            </w:r>
          </w:p>
        </w:tc>
        <w:tc>
          <w:tcPr>
            <w:tcW w:w="2540" w:type="pct"/>
            <w:tcBorders>
              <w:bottom w:val="single" w:sz="4" w:space="0" w:color="auto"/>
            </w:tcBorders>
            <w:vAlign w:val="center"/>
          </w:tcPr>
          <w:p w14:paraId="211273E3" w14:textId="77777777" w:rsidR="00205A4A" w:rsidRPr="00B506FD" w:rsidRDefault="00205A4A" w:rsidP="00037814">
            <w:pPr>
              <w:ind w:right="154"/>
              <w:jc w:val="center"/>
              <w:rPr>
                <w:rFonts w:ascii="Arial" w:hAnsi="Arial" w:cs="Arial"/>
                <w:sz w:val="22"/>
                <w:szCs w:val="22"/>
              </w:rPr>
            </w:pPr>
            <w:r>
              <w:rPr>
                <w:rFonts w:ascii="Arial" w:hAnsi="Arial" w:cs="Arial"/>
                <w:b/>
                <w:bCs/>
                <w:sz w:val="22"/>
                <w:szCs w:val="22"/>
              </w:rPr>
              <w:t>Nama</w:t>
            </w:r>
          </w:p>
        </w:tc>
        <w:tc>
          <w:tcPr>
            <w:tcW w:w="1180" w:type="pct"/>
            <w:tcBorders>
              <w:bottom w:val="single" w:sz="4" w:space="0" w:color="auto"/>
            </w:tcBorders>
            <w:vAlign w:val="center"/>
          </w:tcPr>
          <w:p w14:paraId="5BF4938B"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Jabatan</w:t>
            </w:r>
          </w:p>
        </w:tc>
        <w:tc>
          <w:tcPr>
            <w:tcW w:w="1131" w:type="pct"/>
            <w:tcBorders>
              <w:bottom w:val="single" w:sz="4" w:space="0" w:color="auto"/>
            </w:tcBorders>
            <w:vAlign w:val="center"/>
          </w:tcPr>
          <w:p w14:paraId="50CD31A8"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Tanda Tangan</w:t>
            </w:r>
          </w:p>
        </w:tc>
      </w:tr>
      <w:tr w:rsidR="006A39B1" w:rsidRPr="00B506FD" w14:paraId="111EA3C4" w14:textId="77777777" w:rsidTr="008F3C92">
        <w:trPr>
          <w:trHeight w:val="817"/>
        </w:trPr>
        <w:tc>
          <w:tcPr>
            <w:tcW w:w="149" w:type="pct"/>
            <w:tcBorders>
              <w:top w:val="single" w:sz="4" w:space="0" w:color="auto"/>
              <w:bottom w:val="single" w:sz="4" w:space="0" w:color="auto"/>
            </w:tcBorders>
            <w:vAlign w:val="center"/>
          </w:tcPr>
          <w:p w14:paraId="1CBD2612"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1.</w:t>
            </w:r>
          </w:p>
        </w:tc>
        <w:tc>
          <w:tcPr>
            <w:tcW w:w="2540" w:type="pct"/>
            <w:tcBorders>
              <w:top w:val="single" w:sz="4" w:space="0" w:color="auto"/>
              <w:bottom w:val="single" w:sz="4" w:space="0" w:color="auto"/>
            </w:tcBorders>
            <w:vAlign w:val="center"/>
          </w:tcPr>
          <w:p w14:paraId="4A993542" w14:textId="7EDFF3AE" w:rsidR="006A39B1" w:rsidRPr="003922E2" w:rsidRDefault="00177594" w:rsidP="006D467B">
            <w:pPr>
              <w:spacing w:line="276" w:lineRule="auto"/>
              <w:ind w:right="154"/>
              <w:rPr>
                <w:rFonts w:ascii="Arial" w:eastAsia="Arial" w:hAnsi="Arial" w:cs="Arial"/>
                <w:sz w:val="22"/>
                <w:szCs w:val="22"/>
              </w:rPr>
            </w:pPr>
            <w:r w:rsidRPr="003922E2">
              <w:rPr>
                <w:rFonts w:ascii="Arial" w:eastAsia="Arial" w:hAnsi="Arial" w:cs="Arial"/>
                <w:spacing w:val="2"/>
                <w:sz w:val="22"/>
                <w:szCs w:val="22"/>
              </w:rPr>
              <w:t>{ketua_timlak}</w:t>
            </w:r>
          </w:p>
        </w:tc>
        <w:tc>
          <w:tcPr>
            <w:tcW w:w="1180" w:type="pct"/>
            <w:tcBorders>
              <w:top w:val="single" w:sz="4" w:space="0" w:color="auto"/>
              <w:bottom w:val="single" w:sz="4" w:space="0" w:color="auto"/>
            </w:tcBorders>
            <w:vAlign w:val="center"/>
          </w:tcPr>
          <w:p w14:paraId="729D1225" w14:textId="35BC3AE1"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Ketua merangkap Anggota</w:t>
            </w:r>
          </w:p>
        </w:tc>
        <w:tc>
          <w:tcPr>
            <w:tcW w:w="1131" w:type="pct"/>
            <w:tcBorders>
              <w:top w:val="single" w:sz="4" w:space="0" w:color="auto"/>
              <w:bottom w:val="single" w:sz="4" w:space="0" w:color="auto"/>
            </w:tcBorders>
            <w:vAlign w:val="center"/>
          </w:tcPr>
          <w:p w14:paraId="0ECE083C" w14:textId="77777777" w:rsidR="006A39B1" w:rsidRPr="00B506FD" w:rsidRDefault="006A39B1" w:rsidP="00037814">
            <w:pPr>
              <w:ind w:right="154"/>
              <w:jc w:val="center"/>
              <w:rPr>
                <w:rFonts w:ascii="Arial" w:hAnsi="Arial" w:cs="Arial"/>
                <w:sz w:val="22"/>
                <w:szCs w:val="22"/>
              </w:rPr>
            </w:pPr>
          </w:p>
        </w:tc>
      </w:tr>
      <w:tr w:rsidR="006A39B1" w:rsidRPr="00B506FD" w14:paraId="6D12D593" w14:textId="77777777" w:rsidTr="008F3C92">
        <w:trPr>
          <w:trHeight w:val="854"/>
        </w:trPr>
        <w:tc>
          <w:tcPr>
            <w:tcW w:w="149" w:type="pct"/>
            <w:tcBorders>
              <w:top w:val="single" w:sz="4" w:space="0" w:color="auto"/>
              <w:bottom w:val="single" w:sz="4" w:space="0" w:color="auto"/>
            </w:tcBorders>
            <w:vAlign w:val="center"/>
          </w:tcPr>
          <w:p w14:paraId="5F7D51FF"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2.</w:t>
            </w:r>
          </w:p>
        </w:tc>
        <w:tc>
          <w:tcPr>
            <w:tcW w:w="2540" w:type="pct"/>
            <w:tcBorders>
              <w:top w:val="single" w:sz="4" w:space="0" w:color="auto"/>
              <w:bottom w:val="single" w:sz="4" w:space="0" w:color="auto"/>
            </w:tcBorders>
            <w:vAlign w:val="center"/>
          </w:tcPr>
          <w:p w14:paraId="7DF2C65A" w14:textId="7375A2BB" w:rsidR="006A39B1" w:rsidRPr="003922E2" w:rsidRDefault="00881607" w:rsidP="006D467B">
            <w:pPr>
              <w:spacing w:line="276" w:lineRule="auto"/>
              <w:ind w:right="154"/>
              <w:rPr>
                <w:rFonts w:ascii="Arial" w:eastAsia="Arial" w:hAnsi="Arial" w:cs="Arial"/>
                <w:sz w:val="22"/>
                <w:szCs w:val="22"/>
              </w:rPr>
            </w:pPr>
            <w:r w:rsidRPr="003922E2">
              <w:rPr>
                <w:rFonts w:ascii="Arial" w:eastAsia="Arial" w:hAnsi="Arial" w:cs="Arial"/>
                <w:spacing w:val="2"/>
                <w:sz w:val="22"/>
                <w:szCs w:val="22"/>
              </w:rPr>
              <w:t>{sekre_timlak}</w:t>
            </w:r>
          </w:p>
        </w:tc>
        <w:tc>
          <w:tcPr>
            <w:tcW w:w="1180" w:type="pct"/>
            <w:tcBorders>
              <w:top w:val="single" w:sz="4" w:space="0" w:color="auto"/>
              <w:bottom w:val="single" w:sz="4" w:space="0" w:color="auto"/>
            </w:tcBorders>
            <w:vAlign w:val="center"/>
          </w:tcPr>
          <w:p w14:paraId="65B06281" w14:textId="7799A756"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Sekretaris merangkap Anggota</w:t>
            </w:r>
          </w:p>
        </w:tc>
        <w:tc>
          <w:tcPr>
            <w:tcW w:w="1131" w:type="pct"/>
            <w:tcBorders>
              <w:top w:val="single" w:sz="4" w:space="0" w:color="auto"/>
              <w:bottom w:val="single" w:sz="4" w:space="0" w:color="auto"/>
            </w:tcBorders>
            <w:vAlign w:val="center"/>
          </w:tcPr>
          <w:p w14:paraId="3ABFD9C9" w14:textId="77777777" w:rsidR="006A39B1" w:rsidRPr="00B506FD" w:rsidRDefault="006A39B1" w:rsidP="00037814">
            <w:pPr>
              <w:spacing w:before="160"/>
              <w:ind w:right="154"/>
              <w:jc w:val="center"/>
              <w:rPr>
                <w:rFonts w:ascii="Arial" w:hAnsi="Arial" w:cs="Arial"/>
                <w:sz w:val="22"/>
                <w:szCs w:val="22"/>
              </w:rPr>
            </w:pPr>
          </w:p>
        </w:tc>
      </w:tr>
      <w:tr w:rsidR="006A39B1" w:rsidRPr="00B506FD" w14:paraId="6934E9E0" w14:textId="77777777" w:rsidTr="008F3C92">
        <w:trPr>
          <w:trHeight w:val="853"/>
        </w:trPr>
        <w:tc>
          <w:tcPr>
            <w:tcW w:w="149" w:type="pct"/>
            <w:tcBorders>
              <w:top w:val="single" w:sz="4" w:space="0" w:color="auto"/>
              <w:bottom w:val="single" w:sz="4" w:space="0" w:color="auto"/>
            </w:tcBorders>
            <w:vAlign w:val="center"/>
          </w:tcPr>
          <w:p w14:paraId="06985547"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3.</w:t>
            </w:r>
          </w:p>
        </w:tc>
        <w:tc>
          <w:tcPr>
            <w:tcW w:w="2540" w:type="pct"/>
            <w:tcBorders>
              <w:top w:val="single" w:sz="4" w:space="0" w:color="auto"/>
              <w:bottom w:val="single" w:sz="4" w:space="0" w:color="auto"/>
            </w:tcBorders>
            <w:vAlign w:val="center"/>
          </w:tcPr>
          <w:p w14:paraId="786A45A6" w14:textId="02F0DBDE" w:rsidR="006A39B1" w:rsidRPr="003922E2" w:rsidRDefault="00F1549C" w:rsidP="006D467B">
            <w:pPr>
              <w:ind w:right="154"/>
              <w:rPr>
                <w:rFonts w:ascii="Arial" w:eastAsia="Arial" w:hAnsi="Arial" w:cs="Arial"/>
                <w:sz w:val="22"/>
                <w:szCs w:val="22"/>
              </w:rPr>
            </w:pPr>
            <w:r w:rsidRPr="003922E2">
              <w:rPr>
                <w:rFonts w:ascii="Arial" w:eastAsia="Arial" w:hAnsi="Arial" w:cs="Arial"/>
                <w:sz w:val="22"/>
                <w:szCs w:val="22"/>
              </w:rPr>
              <w:t>{anggota_timlak}</w:t>
            </w:r>
          </w:p>
        </w:tc>
        <w:tc>
          <w:tcPr>
            <w:tcW w:w="1180" w:type="pct"/>
            <w:tcBorders>
              <w:top w:val="single" w:sz="4" w:space="0" w:color="auto"/>
              <w:bottom w:val="single" w:sz="4" w:space="0" w:color="auto"/>
            </w:tcBorders>
            <w:vAlign w:val="center"/>
          </w:tcPr>
          <w:p w14:paraId="1FFEF435" w14:textId="61DC2BB3"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Anggota</w:t>
            </w:r>
          </w:p>
        </w:tc>
        <w:tc>
          <w:tcPr>
            <w:tcW w:w="1131" w:type="pct"/>
            <w:tcBorders>
              <w:top w:val="single" w:sz="4" w:space="0" w:color="auto"/>
              <w:bottom w:val="single" w:sz="4" w:space="0" w:color="auto"/>
            </w:tcBorders>
            <w:vAlign w:val="center"/>
          </w:tcPr>
          <w:p w14:paraId="12EB5552" w14:textId="14F49905" w:rsidR="006A39B1" w:rsidRPr="00B506FD" w:rsidRDefault="006A39B1" w:rsidP="00037814">
            <w:pPr>
              <w:spacing w:before="160"/>
              <w:ind w:right="154"/>
              <w:rPr>
                <w:rFonts w:ascii="Arial" w:hAnsi="Arial" w:cs="Arial"/>
                <w:sz w:val="22"/>
                <w:szCs w:val="22"/>
              </w:rPr>
            </w:pPr>
          </w:p>
        </w:tc>
      </w:tr>
    </w:tbl>
    <w:p w14:paraId="2DFD3455" w14:textId="77777777" w:rsidR="00205A4A" w:rsidRDefault="00205A4A" w:rsidP="00037814">
      <w:pPr>
        <w:spacing w:before="2" w:line="276" w:lineRule="auto"/>
        <w:ind w:right="154"/>
        <w:jc w:val="center"/>
        <w:rPr>
          <w:rFonts w:ascii="Arial" w:eastAsia="Arial" w:hAnsi="Arial" w:cs="Arial"/>
          <w:b/>
          <w:bCs/>
          <w:sz w:val="22"/>
          <w:szCs w:val="22"/>
          <w:lang w:val="ms-MY"/>
        </w:rPr>
      </w:pPr>
    </w:p>
    <w:p w14:paraId="65CD6151" w14:textId="4827BE7C" w:rsidR="00205A4A" w:rsidRDefault="00205A4A" w:rsidP="00037814">
      <w:pPr>
        <w:spacing w:before="2" w:line="276" w:lineRule="auto"/>
        <w:ind w:right="154"/>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sidR="003B529C">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sidR="003B529C">
        <w:rPr>
          <w:rFonts w:ascii="Arial" w:eastAsia="Arial" w:hAnsi="Arial" w:cs="Arial"/>
          <w:b/>
          <w:bCs/>
          <w:sz w:val="22"/>
          <w:szCs w:val="22"/>
        </w:rPr>
        <w:t>{tahun_anggaran}</w:t>
      </w:r>
    </w:p>
    <w:p w14:paraId="17CD8669" w14:textId="77777777" w:rsidR="00205A4A" w:rsidRPr="008A371E" w:rsidRDefault="00205A4A"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576"/>
        <w:gridCol w:w="2003"/>
        <w:gridCol w:w="2115"/>
      </w:tblGrid>
      <w:tr w:rsidR="00205A4A" w:rsidRPr="00B506FD" w14:paraId="0AE80992" w14:textId="77777777" w:rsidTr="008F3C92">
        <w:trPr>
          <w:trHeight w:val="615"/>
          <w:tblHeader/>
        </w:trPr>
        <w:tc>
          <w:tcPr>
            <w:tcW w:w="355" w:type="pct"/>
            <w:tcBorders>
              <w:bottom w:val="single" w:sz="4" w:space="0" w:color="auto"/>
            </w:tcBorders>
            <w:vAlign w:val="center"/>
          </w:tcPr>
          <w:p w14:paraId="42AA2C75"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No</w:t>
            </w:r>
          </w:p>
        </w:tc>
        <w:tc>
          <w:tcPr>
            <w:tcW w:w="2445" w:type="pct"/>
            <w:tcBorders>
              <w:bottom w:val="single" w:sz="4" w:space="0" w:color="auto"/>
            </w:tcBorders>
            <w:vAlign w:val="center"/>
          </w:tcPr>
          <w:p w14:paraId="157854D4" w14:textId="77777777" w:rsidR="00205A4A" w:rsidRPr="000607E9" w:rsidRDefault="00205A4A" w:rsidP="00037814">
            <w:pPr>
              <w:pStyle w:val="ListParagraph"/>
              <w:ind w:left="0" w:right="154"/>
              <w:jc w:val="center"/>
              <w:rPr>
                <w:rFonts w:ascii="Arial" w:hAnsi="Arial" w:cs="Arial"/>
                <w:b/>
                <w:sz w:val="22"/>
                <w:szCs w:val="22"/>
              </w:rPr>
            </w:pPr>
            <w:r>
              <w:rPr>
                <w:rFonts w:ascii="Arial" w:hAnsi="Arial" w:cs="Arial"/>
                <w:b/>
                <w:bCs/>
                <w:sz w:val="22"/>
                <w:szCs w:val="22"/>
              </w:rPr>
              <w:t>Nama</w:t>
            </w:r>
          </w:p>
        </w:tc>
        <w:tc>
          <w:tcPr>
            <w:tcW w:w="1070" w:type="pct"/>
            <w:tcBorders>
              <w:bottom w:val="single" w:sz="4" w:space="0" w:color="auto"/>
            </w:tcBorders>
            <w:vAlign w:val="center"/>
          </w:tcPr>
          <w:p w14:paraId="445B1811"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Jabatan</w:t>
            </w:r>
          </w:p>
        </w:tc>
        <w:tc>
          <w:tcPr>
            <w:tcW w:w="1130" w:type="pct"/>
            <w:tcBorders>
              <w:bottom w:val="single" w:sz="4" w:space="0" w:color="auto"/>
            </w:tcBorders>
            <w:vAlign w:val="center"/>
          </w:tcPr>
          <w:p w14:paraId="75B70FDA"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Tanda Tangan</w:t>
            </w:r>
          </w:p>
        </w:tc>
      </w:tr>
      <w:tr w:rsidR="00103C23" w:rsidRPr="00B506FD" w14:paraId="467D749B" w14:textId="77777777" w:rsidTr="008F3C92">
        <w:trPr>
          <w:trHeight w:val="748"/>
        </w:trPr>
        <w:tc>
          <w:tcPr>
            <w:tcW w:w="355" w:type="pct"/>
            <w:tcBorders>
              <w:top w:val="single" w:sz="4" w:space="0" w:color="auto"/>
              <w:bottom w:val="single" w:sz="4" w:space="0" w:color="auto"/>
            </w:tcBorders>
            <w:vAlign w:val="center"/>
          </w:tcPr>
          <w:p w14:paraId="02C3E4C2" w14:textId="3D610694" w:rsidR="00103C23" w:rsidRPr="00B506FD" w:rsidRDefault="00103C23" w:rsidP="00103C23">
            <w:pPr>
              <w:ind w:right="154"/>
              <w:jc w:val="center"/>
              <w:rPr>
                <w:rFonts w:ascii="Arial" w:hAnsi="Arial" w:cs="Arial"/>
                <w:sz w:val="22"/>
                <w:szCs w:val="22"/>
              </w:rPr>
            </w:pPr>
            <w:r w:rsidRPr="00B506FD">
              <w:rPr>
                <w:rFonts w:ascii="Arial" w:hAnsi="Arial" w:cs="Arial"/>
                <w:sz w:val="22"/>
                <w:szCs w:val="22"/>
              </w:rPr>
              <w:t>1.</w:t>
            </w:r>
          </w:p>
        </w:tc>
        <w:tc>
          <w:tcPr>
            <w:tcW w:w="2445" w:type="pct"/>
            <w:tcBorders>
              <w:top w:val="single" w:sz="4" w:space="0" w:color="auto"/>
              <w:bottom w:val="single" w:sz="4" w:space="0" w:color="auto"/>
            </w:tcBorders>
            <w:vAlign w:val="center"/>
          </w:tcPr>
          <w:p w14:paraId="13EED51F" w14:textId="6D2F97E8" w:rsidR="00103C23" w:rsidRPr="003922E2" w:rsidRDefault="00103C23" w:rsidP="006D467B">
            <w:pPr>
              <w:tabs>
                <w:tab w:val="left" w:pos="6145"/>
              </w:tabs>
              <w:spacing w:line="276" w:lineRule="auto"/>
              <w:contextualSpacing/>
              <w:jc w:val="both"/>
              <w:rPr>
                <w:rFonts w:ascii="Arial" w:eastAsia="Arial" w:hAnsi="Arial" w:cs="Arial"/>
                <w:sz w:val="22"/>
                <w:szCs w:val="22"/>
              </w:rPr>
            </w:pPr>
            <w:r w:rsidRPr="003922E2">
              <w:rPr>
                <w:rFonts w:ascii="Arial" w:hAnsi="Arial" w:cs="Arial"/>
                <w:sz w:val="22"/>
                <w:szCs w:val="22"/>
              </w:rPr>
              <w:t>{ketua_pokja}</w:t>
            </w:r>
          </w:p>
        </w:tc>
        <w:tc>
          <w:tcPr>
            <w:tcW w:w="1070" w:type="pct"/>
            <w:tcBorders>
              <w:top w:val="single" w:sz="4" w:space="0" w:color="auto"/>
              <w:bottom w:val="single" w:sz="4" w:space="0" w:color="auto"/>
            </w:tcBorders>
            <w:vAlign w:val="center"/>
          </w:tcPr>
          <w:p w14:paraId="4C72B099" w14:textId="2D79D9B8" w:rsidR="00103C23" w:rsidRPr="00B506FD" w:rsidRDefault="00103C23" w:rsidP="00103C23">
            <w:pPr>
              <w:ind w:right="154"/>
              <w:jc w:val="center"/>
              <w:rPr>
                <w:rFonts w:ascii="Arial" w:hAnsi="Arial" w:cs="Arial"/>
                <w:sz w:val="22"/>
                <w:szCs w:val="22"/>
              </w:rPr>
            </w:pPr>
            <w:r w:rsidRPr="007026A0">
              <w:rPr>
                <w:rFonts w:ascii="Arial" w:hAnsi="Arial" w:cs="Arial"/>
                <w:sz w:val="22"/>
                <w:szCs w:val="22"/>
              </w:rPr>
              <w:t>Ketua merangkap Anggota</w:t>
            </w:r>
          </w:p>
        </w:tc>
        <w:tc>
          <w:tcPr>
            <w:tcW w:w="1130" w:type="pct"/>
            <w:tcBorders>
              <w:top w:val="single" w:sz="4" w:space="0" w:color="auto"/>
              <w:bottom w:val="single" w:sz="4" w:space="0" w:color="auto"/>
            </w:tcBorders>
            <w:vAlign w:val="center"/>
          </w:tcPr>
          <w:p w14:paraId="66EDA91C" w14:textId="77777777" w:rsidR="00103C23" w:rsidRPr="00B506FD" w:rsidRDefault="00103C23" w:rsidP="00103C23">
            <w:pPr>
              <w:spacing w:before="160"/>
              <w:ind w:right="154"/>
              <w:jc w:val="center"/>
              <w:rPr>
                <w:rFonts w:ascii="Arial" w:hAnsi="Arial" w:cs="Arial"/>
                <w:sz w:val="22"/>
                <w:szCs w:val="22"/>
              </w:rPr>
            </w:pPr>
          </w:p>
        </w:tc>
      </w:tr>
      <w:tr w:rsidR="00103C23" w:rsidRPr="00B506FD" w14:paraId="285888F4" w14:textId="77777777" w:rsidTr="008F3C92">
        <w:trPr>
          <w:trHeight w:val="445"/>
        </w:trPr>
        <w:tc>
          <w:tcPr>
            <w:tcW w:w="355" w:type="pct"/>
            <w:tcBorders>
              <w:top w:val="single" w:sz="4" w:space="0" w:color="auto"/>
              <w:bottom w:val="single" w:sz="4" w:space="0" w:color="auto"/>
            </w:tcBorders>
            <w:vAlign w:val="center"/>
          </w:tcPr>
          <w:p w14:paraId="55EF4B8E" w14:textId="0A94D604" w:rsidR="00103C23" w:rsidRPr="00B506FD" w:rsidRDefault="00103C23" w:rsidP="00103C23">
            <w:pPr>
              <w:ind w:right="154"/>
              <w:jc w:val="center"/>
              <w:rPr>
                <w:rFonts w:ascii="Arial" w:hAnsi="Arial" w:cs="Arial"/>
                <w:sz w:val="22"/>
                <w:szCs w:val="22"/>
              </w:rPr>
            </w:pPr>
            <w:r w:rsidRPr="00B506FD">
              <w:rPr>
                <w:rFonts w:ascii="Arial" w:hAnsi="Arial" w:cs="Arial"/>
                <w:sz w:val="22"/>
                <w:szCs w:val="22"/>
              </w:rPr>
              <w:t>2.</w:t>
            </w:r>
          </w:p>
        </w:tc>
        <w:tc>
          <w:tcPr>
            <w:tcW w:w="2445" w:type="pct"/>
            <w:tcBorders>
              <w:top w:val="single" w:sz="4" w:space="0" w:color="auto"/>
              <w:bottom w:val="single" w:sz="4" w:space="0" w:color="auto"/>
            </w:tcBorders>
            <w:vAlign w:val="center"/>
          </w:tcPr>
          <w:p w14:paraId="1EB2D265" w14:textId="55E38B54" w:rsidR="00103C23" w:rsidRPr="003922E2" w:rsidRDefault="00103C23" w:rsidP="006D467B">
            <w:pPr>
              <w:tabs>
                <w:tab w:val="left" w:pos="6145"/>
              </w:tabs>
              <w:spacing w:line="276" w:lineRule="auto"/>
              <w:contextualSpacing/>
              <w:rPr>
                <w:rFonts w:ascii="Arial" w:eastAsia="Arial" w:hAnsi="Arial" w:cs="Arial"/>
                <w:spacing w:val="2"/>
                <w:sz w:val="22"/>
                <w:szCs w:val="22"/>
                <w:highlight w:val="yellow"/>
              </w:rPr>
            </w:pPr>
            <w:r w:rsidRPr="003922E2">
              <w:rPr>
                <w:rFonts w:ascii="Arial" w:hAnsi="Arial" w:cs="Arial"/>
                <w:sz w:val="22"/>
                <w:szCs w:val="22"/>
              </w:rPr>
              <w:t>{sekre_pokja}</w:t>
            </w:r>
          </w:p>
        </w:tc>
        <w:tc>
          <w:tcPr>
            <w:tcW w:w="1070" w:type="pct"/>
            <w:tcBorders>
              <w:top w:val="single" w:sz="4" w:space="0" w:color="auto"/>
              <w:bottom w:val="single" w:sz="4" w:space="0" w:color="auto"/>
            </w:tcBorders>
            <w:vAlign w:val="center"/>
          </w:tcPr>
          <w:p w14:paraId="4D3E28DC" w14:textId="7B66FD57" w:rsidR="00103C23" w:rsidRPr="00B506FD" w:rsidRDefault="00103C23" w:rsidP="00103C23">
            <w:pPr>
              <w:ind w:right="154"/>
              <w:jc w:val="center"/>
              <w:rPr>
                <w:rFonts w:ascii="Arial" w:hAnsi="Arial" w:cs="Arial"/>
                <w:sz w:val="22"/>
                <w:szCs w:val="22"/>
              </w:rPr>
            </w:pPr>
            <w:r w:rsidRPr="00680C2F">
              <w:rPr>
                <w:rFonts w:ascii="Arial" w:hAnsi="Arial" w:cs="Arial"/>
                <w:sz w:val="22"/>
                <w:szCs w:val="22"/>
              </w:rPr>
              <w:t>Sekretaris merangkap Anggota</w:t>
            </w:r>
          </w:p>
        </w:tc>
        <w:tc>
          <w:tcPr>
            <w:tcW w:w="1130" w:type="pct"/>
            <w:tcBorders>
              <w:top w:val="single" w:sz="4" w:space="0" w:color="auto"/>
              <w:bottom w:val="single" w:sz="4" w:space="0" w:color="auto"/>
            </w:tcBorders>
            <w:vAlign w:val="center"/>
          </w:tcPr>
          <w:p w14:paraId="64B2544A" w14:textId="0E7EFEAA" w:rsidR="00103C23" w:rsidRPr="00B506FD" w:rsidRDefault="00103C23" w:rsidP="00103C23">
            <w:pPr>
              <w:spacing w:before="160"/>
              <w:ind w:right="154"/>
              <w:jc w:val="center"/>
              <w:rPr>
                <w:rFonts w:ascii="Arial" w:hAnsi="Arial" w:cs="Arial"/>
                <w:sz w:val="22"/>
                <w:szCs w:val="22"/>
              </w:rPr>
            </w:pPr>
          </w:p>
        </w:tc>
      </w:tr>
      <w:tr w:rsidR="00103C23" w:rsidRPr="00B506FD" w14:paraId="5B4C6804" w14:textId="77777777" w:rsidTr="008F3C92">
        <w:trPr>
          <w:trHeight w:val="785"/>
        </w:trPr>
        <w:tc>
          <w:tcPr>
            <w:tcW w:w="355" w:type="pct"/>
            <w:tcBorders>
              <w:top w:val="single" w:sz="4" w:space="0" w:color="auto"/>
              <w:bottom w:val="single" w:sz="4" w:space="0" w:color="auto"/>
            </w:tcBorders>
            <w:vAlign w:val="center"/>
          </w:tcPr>
          <w:p w14:paraId="678ACBF5" w14:textId="7CF36633" w:rsidR="00103C23" w:rsidRPr="00B506FD" w:rsidRDefault="00103C23" w:rsidP="00103C23">
            <w:pPr>
              <w:ind w:right="154"/>
              <w:jc w:val="center"/>
              <w:rPr>
                <w:rFonts w:ascii="Arial" w:hAnsi="Arial" w:cs="Arial"/>
                <w:sz w:val="22"/>
                <w:szCs w:val="22"/>
              </w:rPr>
            </w:pPr>
            <w:r w:rsidRPr="00B506FD">
              <w:rPr>
                <w:rFonts w:ascii="Arial" w:hAnsi="Arial" w:cs="Arial"/>
                <w:sz w:val="22"/>
                <w:szCs w:val="22"/>
              </w:rPr>
              <w:t>3.</w:t>
            </w:r>
          </w:p>
        </w:tc>
        <w:tc>
          <w:tcPr>
            <w:tcW w:w="2445" w:type="pct"/>
            <w:tcBorders>
              <w:top w:val="single" w:sz="4" w:space="0" w:color="auto"/>
              <w:bottom w:val="single" w:sz="4" w:space="0" w:color="auto"/>
            </w:tcBorders>
            <w:vAlign w:val="center"/>
          </w:tcPr>
          <w:p w14:paraId="160FA1F7" w14:textId="15650397" w:rsidR="00103C23" w:rsidRPr="003922E2" w:rsidRDefault="00103C23" w:rsidP="006D467B">
            <w:pPr>
              <w:tabs>
                <w:tab w:val="left" w:pos="6145"/>
              </w:tabs>
              <w:spacing w:line="276" w:lineRule="auto"/>
              <w:contextualSpacing/>
              <w:jc w:val="both"/>
              <w:rPr>
                <w:rFonts w:ascii="Arial" w:eastAsia="Arial" w:hAnsi="Arial" w:cs="Arial"/>
                <w:spacing w:val="2"/>
                <w:sz w:val="22"/>
                <w:szCs w:val="22"/>
                <w:highlight w:val="yellow"/>
              </w:rPr>
            </w:pPr>
            <w:r w:rsidRPr="003922E2">
              <w:rPr>
                <w:rFonts w:ascii="Arial" w:hAnsi="Arial" w:cs="Arial"/>
                <w:sz w:val="22"/>
                <w:szCs w:val="22"/>
              </w:rPr>
              <w:t>{anggota3_pokja}</w:t>
            </w:r>
          </w:p>
        </w:tc>
        <w:tc>
          <w:tcPr>
            <w:tcW w:w="1070" w:type="pct"/>
            <w:tcBorders>
              <w:top w:val="single" w:sz="4" w:space="0" w:color="auto"/>
              <w:bottom w:val="single" w:sz="4" w:space="0" w:color="auto"/>
            </w:tcBorders>
            <w:vAlign w:val="center"/>
          </w:tcPr>
          <w:p w14:paraId="70C52E5C" w14:textId="55BA25D5" w:rsidR="00103C23" w:rsidRPr="00B506FD" w:rsidRDefault="00103C23" w:rsidP="00103C23">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57907103" w14:textId="77777777" w:rsidR="00103C23" w:rsidRPr="00B506FD" w:rsidRDefault="00103C23" w:rsidP="00103C23">
            <w:pPr>
              <w:spacing w:before="160"/>
              <w:ind w:right="154"/>
              <w:jc w:val="center"/>
              <w:rPr>
                <w:rFonts w:ascii="Arial" w:hAnsi="Arial" w:cs="Arial"/>
                <w:sz w:val="22"/>
                <w:szCs w:val="22"/>
              </w:rPr>
            </w:pPr>
          </w:p>
        </w:tc>
      </w:tr>
      <w:tr w:rsidR="00103C23" w:rsidRPr="00B506FD" w14:paraId="633F2D65" w14:textId="77777777" w:rsidTr="008F3C92">
        <w:trPr>
          <w:trHeight w:val="696"/>
        </w:trPr>
        <w:tc>
          <w:tcPr>
            <w:tcW w:w="355" w:type="pct"/>
            <w:tcBorders>
              <w:top w:val="single" w:sz="4" w:space="0" w:color="auto"/>
              <w:bottom w:val="single" w:sz="4" w:space="0" w:color="auto"/>
            </w:tcBorders>
            <w:vAlign w:val="center"/>
          </w:tcPr>
          <w:p w14:paraId="1D3F38D2" w14:textId="7B4E6C7B" w:rsidR="00103C23" w:rsidRPr="00B506FD" w:rsidRDefault="00103C23" w:rsidP="00103C23">
            <w:pPr>
              <w:ind w:right="154"/>
              <w:jc w:val="center"/>
              <w:rPr>
                <w:rFonts w:ascii="Arial" w:hAnsi="Arial" w:cs="Arial"/>
                <w:sz w:val="22"/>
                <w:szCs w:val="22"/>
              </w:rPr>
            </w:pPr>
            <w:r w:rsidRPr="00B506FD">
              <w:rPr>
                <w:rFonts w:ascii="Arial" w:hAnsi="Arial" w:cs="Arial"/>
                <w:sz w:val="22"/>
                <w:szCs w:val="22"/>
              </w:rPr>
              <w:t>4.</w:t>
            </w:r>
          </w:p>
        </w:tc>
        <w:tc>
          <w:tcPr>
            <w:tcW w:w="2445" w:type="pct"/>
            <w:tcBorders>
              <w:top w:val="single" w:sz="4" w:space="0" w:color="auto"/>
              <w:bottom w:val="single" w:sz="4" w:space="0" w:color="auto"/>
            </w:tcBorders>
            <w:vAlign w:val="center"/>
          </w:tcPr>
          <w:p w14:paraId="7821D35E" w14:textId="5F4764D0" w:rsidR="00103C23" w:rsidRPr="003922E2" w:rsidRDefault="00103C23" w:rsidP="006D467B">
            <w:pPr>
              <w:tabs>
                <w:tab w:val="left" w:pos="6145"/>
              </w:tabs>
              <w:spacing w:line="276" w:lineRule="auto"/>
              <w:contextualSpacing/>
              <w:jc w:val="both"/>
              <w:rPr>
                <w:rFonts w:ascii="Arial" w:eastAsia="Arial" w:hAnsi="Arial" w:cs="Arial"/>
                <w:spacing w:val="2"/>
                <w:sz w:val="22"/>
                <w:szCs w:val="22"/>
                <w:highlight w:val="yellow"/>
              </w:rPr>
            </w:pPr>
            <w:r w:rsidRPr="003922E2">
              <w:rPr>
                <w:rFonts w:ascii="Arial" w:hAnsi="Arial" w:cs="Arial"/>
                <w:sz w:val="22"/>
                <w:szCs w:val="22"/>
              </w:rPr>
              <w:t>{anggota4_pokja}</w:t>
            </w:r>
          </w:p>
        </w:tc>
        <w:tc>
          <w:tcPr>
            <w:tcW w:w="1070" w:type="pct"/>
            <w:tcBorders>
              <w:top w:val="single" w:sz="4" w:space="0" w:color="auto"/>
              <w:bottom w:val="single" w:sz="4" w:space="0" w:color="auto"/>
            </w:tcBorders>
            <w:vAlign w:val="center"/>
          </w:tcPr>
          <w:p w14:paraId="44B6A560" w14:textId="12801ABA" w:rsidR="00103C23" w:rsidRPr="00B506FD" w:rsidRDefault="00103C23" w:rsidP="00103C23">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2DF320D4" w14:textId="4E28F966" w:rsidR="00103C23" w:rsidRPr="00B506FD" w:rsidRDefault="00103C23" w:rsidP="00103C23">
            <w:pPr>
              <w:spacing w:before="160"/>
              <w:ind w:right="154"/>
              <w:rPr>
                <w:rFonts w:ascii="Arial" w:hAnsi="Arial" w:cs="Arial"/>
                <w:sz w:val="22"/>
                <w:szCs w:val="22"/>
              </w:rPr>
            </w:pPr>
          </w:p>
        </w:tc>
      </w:tr>
      <w:tr w:rsidR="00103C23" w:rsidRPr="00B506FD" w14:paraId="65F637A4" w14:textId="77777777" w:rsidTr="008F3C92">
        <w:trPr>
          <w:trHeight w:val="835"/>
        </w:trPr>
        <w:tc>
          <w:tcPr>
            <w:tcW w:w="355" w:type="pct"/>
            <w:tcBorders>
              <w:top w:val="single" w:sz="4" w:space="0" w:color="auto"/>
              <w:bottom w:val="single" w:sz="4" w:space="0" w:color="auto"/>
            </w:tcBorders>
            <w:vAlign w:val="center"/>
          </w:tcPr>
          <w:p w14:paraId="09BD675E" w14:textId="303F47E6" w:rsidR="00103C23" w:rsidRPr="00B506FD" w:rsidRDefault="00103C23" w:rsidP="00103C23">
            <w:pPr>
              <w:ind w:right="154"/>
              <w:jc w:val="center"/>
              <w:rPr>
                <w:rFonts w:ascii="Arial" w:hAnsi="Arial" w:cs="Arial"/>
                <w:sz w:val="22"/>
                <w:szCs w:val="22"/>
              </w:rPr>
            </w:pPr>
            <w:r w:rsidRPr="00B506FD">
              <w:rPr>
                <w:rFonts w:ascii="Arial" w:hAnsi="Arial" w:cs="Arial"/>
                <w:sz w:val="22"/>
                <w:szCs w:val="22"/>
              </w:rPr>
              <w:t>5.</w:t>
            </w:r>
          </w:p>
        </w:tc>
        <w:tc>
          <w:tcPr>
            <w:tcW w:w="2445" w:type="pct"/>
            <w:tcBorders>
              <w:top w:val="single" w:sz="4" w:space="0" w:color="auto"/>
              <w:bottom w:val="single" w:sz="4" w:space="0" w:color="auto"/>
            </w:tcBorders>
            <w:vAlign w:val="center"/>
          </w:tcPr>
          <w:p w14:paraId="41908EA2" w14:textId="50F358CD" w:rsidR="00103C23" w:rsidRPr="003922E2" w:rsidRDefault="00103C23" w:rsidP="006D467B">
            <w:pPr>
              <w:tabs>
                <w:tab w:val="left" w:pos="6145"/>
              </w:tabs>
              <w:spacing w:line="276" w:lineRule="auto"/>
              <w:contextualSpacing/>
              <w:rPr>
                <w:rFonts w:ascii="Arial" w:eastAsia="Arial" w:hAnsi="Arial" w:cs="Arial"/>
                <w:spacing w:val="2"/>
                <w:sz w:val="22"/>
                <w:szCs w:val="22"/>
                <w:highlight w:val="yellow"/>
              </w:rPr>
            </w:pPr>
            <w:r w:rsidRPr="003922E2">
              <w:rPr>
                <w:rFonts w:ascii="Arial" w:hAnsi="Arial" w:cs="Arial"/>
                <w:sz w:val="22"/>
                <w:szCs w:val="22"/>
              </w:rPr>
              <w:t>{anggota5_pokja}</w:t>
            </w:r>
          </w:p>
        </w:tc>
        <w:tc>
          <w:tcPr>
            <w:tcW w:w="1070" w:type="pct"/>
            <w:tcBorders>
              <w:top w:val="single" w:sz="4" w:space="0" w:color="auto"/>
              <w:bottom w:val="single" w:sz="4" w:space="0" w:color="auto"/>
            </w:tcBorders>
            <w:vAlign w:val="center"/>
          </w:tcPr>
          <w:p w14:paraId="61BCB783" w14:textId="10639388" w:rsidR="00103C23" w:rsidRPr="00B506FD" w:rsidRDefault="00103C23" w:rsidP="00103C23">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1FD9148D" w14:textId="17465F32" w:rsidR="00103C23" w:rsidRPr="00B506FD" w:rsidRDefault="00103C23" w:rsidP="00103C23">
            <w:pPr>
              <w:ind w:right="154"/>
              <w:jc w:val="center"/>
              <w:rPr>
                <w:rFonts w:ascii="Arial" w:hAnsi="Arial" w:cs="Arial"/>
                <w:sz w:val="22"/>
                <w:szCs w:val="22"/>
              </w:rPr>
            </w:pPr>
          </w:p>
        </w:tc>
      </w:tr>
    </w:tbl>
    <w:p w14:paraId="31C1874A" w14:textId="77777777" w:rsidR="00205A4A" w:rsidRPr="00B506FD" w:rsidRDefault="00205A4A" w:rsidP="00037814">
      <w:pPr>
        <w:spacing w:line="271" w:lineRule="auto"/>
        <w:ind w:right="154"/>
        <w:contextualSpacing/>
        <w:jc w:val="center"/>
        <w:rPr>
          <w:rFonts w:ascii="Tahoma" w:hAnsi="Tahoma" w:cs="Tahoma"/>
        </w:rPr>
      </w:pPr>
    </w:p>
    <w:p w14:paraId="686FED42" w14:textId="77777777" w:rsidR="00205A4A" w:rsidRPr="00B506FD" w:rsidRDefault="00205A4A" w:rsidP="00037814">
      <w:pPr>
        <w:spacing w:before="2" w:line="276" w:lineRule="auto"/>
        <w:ind w:right="154"/>
        <w:rPr>
          <w:rFonts w:ascii="Arial" w:hAnsi="Arial" w:cs="Arial"/>
          <w:sz w:val="22"/>
          <w:szCs w:val="22"/>
        </w:rPr>
      </w:pPr>
    </w:p>
    <w:p w14:paraId="1C64CBCE" w14:textId="0FEE12D4" w:rsidR="008E0EDA" w:rsidRPr="005A1202" w:rsidRDefault="00BC3FB7" w:rsidP="00037814">
      <w:pPr>
        <w:spacing w:line="276" w:lineRule="auto"/>
        <w:ind w:right="154"/>
        <w:jc w:val="center"/>
        <w:rPr>
          <w:rFonts w:ascii="Arial" w:eastAsia="Arial" w:hAnsi="Arial" w:cs="Arial"/>
          <w:b/>
          <w:bCs/>
          <w:sz w:val="22"/>
          <w:szCs w:val="22"/>
          <w:lang w:val="ms-MY"/>
        </w:rPr>
      </w:pPr>
      <w:r w:rsidRPr="00BC3FB7">
        <w:rPr>
          <w:rFonts w:ascii="Arial" w:eastAsia="Arial" w:hAnsi="Arial" w:cs="Arial"/>
          <w:b/>
          <w:bCs/>
          <w:sz w:val="22"/>
          <w:szCs w:val="22"/>
          <w:lang w:val="ms-MY"/>
        </w:rPr>
        <w:t>{satuan_kerja</w:t>
      </w:r>
      <w:r w:rsidR="002F75E2">
        <w:rPr>
          <w:rFonts w:ascii="Arial" w:eastAsia="Arial" w:hAnsi="Arial" w:cs="Arial"/>
          <w:b/>
          <w:bCs/>
          <w:sz w:val="22"/>
          <w:szCs w:val="22"/>
        </w:rPr>
        <w:t>_upper</w:t>
      </w:r>
      <w:r w:rsidRPr="00BC3FB7">
        <w:rPr>
          <w:rFonts w:ascii="Arial" w:eastAsia="Arial" w:hAnsi="Arial" w:cs="Arial"/>
          <w:b/>
          <w:bCs/>
          <w:sz w:val="22"/>
          <w:szCs w:val="22"/>
          <w:lang w:val="ms-MY"/>
        </w:rPr>
        <w:t>}</w:t>
      </w:r>
    </w:p>
    <w:p w14:paraId="29604E4E" w14:textId="77777777" w:rsidR="00197DB9" w:rsidRPr="008A371E" w:rsidRDefault="00197DB9"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367"/>
        <w:gridCol w:w="2210"/>
        <w:gridCol w:w="2117"/>
      </w:tblGrid>
      <w:tr w:rsidR="00205A4A" w:rsidRPr="00B506FD" w14:paraId="607C8C6C" w14:textId="77777777" w:rsidTr="00037814">
        <w:trPr>
          <w:trHeight w:val="624"/>
          <w:tblHeader/>
        </w:trPr>
        <w:tc>
          <w:tcPr>
            <w:tcW w:w="348" w:type="pct"/>
            <w:tcBorders>
              <w:bottom w:val="single" w:sz="4" w:space="0" w:color="auto"/>
            </w:tcBorders>
            <w:vAlign w:val="center"/>
          </w:tcPr>
          <w:p w14:paraId="05F83715"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No</w:t>
            </w:r>
          </w:p>
        </w:tc>
        <w:tc>
          <w:tcPr>
            <w:tcW w:w="2336" w:type="pct"/>
            <w:tcBorders>
              <w:bottom w:val="single" w:sz="4" w:space="0" w:color="auto"/>
            </w:tcBorders>
            <w:vAlign w:val="center"/>
          </w:tcPr>
          <w:p w14:paraId="1E65E185" w14:textId="77777777" w:rsidR="00205A4A" w:rsidRPr="00B506FD" w:rsidRDefault="00205A4A" w:rsidP="00037814">
            <w:pPr>
              <w:ind w:right="154"/>
              <w:jc w:val="center"/>
              <w:rPr>
                <w:rFonts w:ascii="Arial" w:hAnsi="Arial" w:cs="Arial"/>
                <w:sz w:val="22"/>
                <w:szCs w:val="22"/>
              </w:rPr>
            </w:pPr>
            <w:r>
              <w:rPr>
                <w:rFonts w:ascii="Arial" w:hAnsi="Arial" w:cs="Arial"/>
                <w:b/>
                <w:bCs/>
                <w:sz w:val="22"/>
                <w:szCs w:val="22"/>
              </w:rPr>
              <w:t>Nama</w:t>
            </w:r>
          </w:p>
        </w:tc>
        <w:tc>
          <w:tcPr>
            <w:tcW w:w="1183" w:type="pct"/>
            <w:tcBorders>
              <w:bottom w:val="single" w:sz="4" w:space="0" w:color="auto"/>
            </w:tcBorders>
            <w:vAlign w:val="center"/>
          </w:tcPr>
          <w:p w14:paraId="45896A55"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Jabatan</w:t>
            </w:r>
          </w:p>
        </w:tc>
        <w:tc>
          <w:tcPr>
            <w:tcW w:w="1133" w:type="pct"/>
            <w:tcBorders>
              <w:bottom w:val="single" w:sz="4" w:space="0" w:color="auto"/>
            </w:tcBorders>
            <w:vAlign w:val="center"/>
          </w:tcPr>
          <w:p w14:paraId="43C10F80"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Tanda Tangan</w:t>
            </w:r>
          </w:p>
        </w:tc>
      </w:tr>
      <w:tr w:rsidR="008C5ED7" w:rsidRPr="00B506FD" w14:paraId="42DFE6F5" w14:textId="77777777" w:rsidTr="00037814">
        <w:trPr>
          <w:trHeight w:val="788"/>
        </w:trPr>
        <w:tc>
          <w:tcPr>
            <w:tcW w:w="348" w:type="pct"/>
            <w:tcBorders>
              <w:top w:val="single" w:sz="4" w:space="0" w:color="auto"/>
              <w:bottom w:val="single" w:sz="4" w:space="0" w:color="auto"/>
            </w:tcBorders>
            <w:vAlign w:val="center"/>
          </w:tcPr>
          <w:p w14:paraId="2523ECCB" w14:textId="7AD8E020" w:rsidR="008C5ED7" w:rsidRPr="00B506FD" w:rsidRDefault="008C5ED7" w:rsidP="00037814">
            <w:pPr>
              <w:ind w:right="154"/>
              <w:jc w:val="center"/>
              <w:rPr>
                <w:rFonts w:ascii="Arial" w:hAnsi="Arial" w:cs="Arial"/>
                <w:sz w:val="22"/>
                <w:szCs w:val="22"/>
              </w:rPr>
            </w:pPr>
            <w:r w:rsidRPr="00B506FD">
              <w:rPr>
                <w:rFonts w:ascii="Arial" w:hAnsi="Arial" w:cs="Arial"/>
                <w:sz w:val="22"/>
                <w:szCs w:val="22"/>
              </w:rPr>
              <w:t>1.</w:t>
            </w:r>
          </w:p>
        </w:tc>
        <w:tc>
          <w:tcPr>
            <w:tcW w:w="2336" w:type="pct"/>
            <w:tcBorders>
              <w:top w:val="single" w:sz="4" w:space="0" w:color="auto"/>
              <w:bottom w:val="single" w:sz="4" w:space="0" w:color="auto"/>
            </w:tcBorders>
            <w:vAlign w:val="center"/>
          </w:tcPr>
          <w:p w14:paraId="25A40A88" w14:textId="2C34403F" w:rsidR="008C5ED7" w:rsidRPr="003922E2" w:rsidRDefault="006D467B" w:rsidP="006D467B">
            <w:pPr>
              <w:ind w:right="154"/>
              <w:rPr>
                <w:rFonts w:ascii="Arial" w:eastAsia="Arial" w:hAnsi="Arial" w:cs="Arial"/>
                <w:sz w:val="22"/>
                <w:szCs w:val="22"/>
                <w:lang w:val="en-US"/>
              </w:rPr>
            </w:pPr>
            <w:r w:rsidRPr="003922E2">
              <w:rPr>
                <w:rFonts w:ascii="Arial" w:eastAsia="Arial" w:hAnsi="Arial" w:cs="Arial"/>
                <w:spacing w:val="-2"/>
                <w:sz w:val="22"/>
                <w:szCs w:val="22"/>
                <w:lang w:val="en-US"/>
              </w:rPr>
              <w:t>{nama_ppk}</w:t>
            </w:r>
          </w:p>
        </w:tc>
        <w:tc>
          <w:tcPr>
            <w:tcW w:w="1183" w:type="pct"/>
            <w:tcBorders>
              <w:top w:val="single" w:sz="4" w:space="0" w:color="auto"/>
              <w:bottom w:val="single" w:sz="4" w:space="0" w:color="auto"/>
            </w:tcBorders>
            <w:vAlign w:val="center"/>
          </w:tcPr>
          <w:p w14:paraId="2134D1DC" w14:textId="5EC92E3B" w:rsidR="008C5ED7" w:rsidRPr="006D467B" w:rsidRDefault="006D467B" w:rsidP="00037814">
            <w:pPr>
              <w:ind w:right="154"/>
              <w:jc w:val="center"/>
              <w:rPr>
                <w:rFonts w:ascii="Arial" w:hAnsi="Arial" w:cs="Arial"/>
                <w:sz w:val="22"/>
                <w:szCs w:val="22"/>
                <w:lang w:val="en-US"/>
              </w:rPr>
            </w:pPr>
            <w:r w:rsidRPr="006D467B">
              <w:rPr>
                <w:rFonts w:ascii="Arial" w:hAnsi="Arial" w:cs="Arial"/>
                <w:sz w:val="22"/>
                <w:szCs w:val="22"/>
                <w:lang w:val="en-US"/>
              </w:rPr>
              <w:t>{ppk}</w:t>
            </w:r>
          </w:p>
        </w:tc>
        <w:tc>
          <w:tcPr>
            <w:tcW w:w="1133" w:type="pct"/>
            <w:tcBorders>
              <w:top w:val="single" w:sz="4" w:space="0" w:color="auto"/>
              <w:bottom w:val="single" w:sz="4" w:space="0" w:color="auto"/>
            </w:tcBorders>
          </w:tcPr>
          <w:p w14:paraId="02639F38" w14:textId="77777777" w:rsidR="008C5ED7" w:rsidRPr="00B506FD" w:rsidRDefault="008C5ED7" w:rsidP="00037814">
            <w:pPr>
              <w:ind w:right="154"/>
              <w:jc w:val="both"/>
              <w:rPr>
                <w:rFonts w:ascii="Arial" w:hAnsi="Arial" w:cs="Arial"/>
                <w:sz w:val="22"/>
                <w:szCs w:val="22"/>
              </w:rPr>
            </w:pPr>
          </w:p>
        </w:tc>
      </w:tr>
    </w:tbl>
    <w:p w14:paraId="30289664" w14:textId="131AA87E" w:rsidR="00304B5F" w:rsidRPr="00B506FD" w:rsidRDefault="00304B5F" w:rsidP="4F5E63BA">
      <w:pPr>
        <w:tabs>
          <w:tab w:val="left" w:pos="3390"/>
        </w:tabs>
        <w:spacing w:line="360" w:lineRule="auto"/>
        <w:contextualSpacing/>
        <w:rPr>
          <w:rFonts w:ascii="Arial" w:hAnsi="Arial" w:cs="Arial"/>
          <w:sz w:val="22"/>
          <w:szCs w:val="22"/>
        </w:rPr>
      </w:pPr>
    </w:p>
    <w:sectPr w:rsidR="00304B5F" w:rsidRPr="00B506FD" w:rsidSect="00205A4A">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00CC0" w14:textId="77777777" w:rsidR="00A50ACE" w:rsidRDefault="00A50ACE" w:rsidP="00A07E78">
      <w:r>
        <w:separator/>
      </w:r>
    </w:p>
  </w:endnote>
  <w:endnote w:type="continuationSeparator" w:id="0">
    <w:p w14:paraId="2378CC01" w14:textId="77777777" w:rsidR="00A50ACE" w:rsidRDefault="00A50ACE" w:rsidP="00A07E78">
      <w:r>
        <w:continuationSeparator/>
      </w:r>
    </w:p>
  </w:endnote>
  <w:endnote w:type="continuationNotice" w:id="1">
    <w:p w14:paraId="1778BD21" w14:textId="77777777" w:rsidR="00A50ACE" w:rsidRDefault="00A50A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Basic">
    <w:altName w:val="Calibri"/>
    <w:panose1 w:val="020B0604020202020204"/>
    <w:charset w:val="00"/>
    <w:family w:val="auto"/>
    <w:pitch w:val="variable"/>
    <w:sig w:usb0="A000007F" w:usb1="5000204A" w:usb2="00000000" w:usb3="00000000" w:csb0="00000013"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Basic">
    <w:altName w:val="Calibri"/>
    <w:panose1 w:val="020B0604020202020204"/>
    <w:charset w:val="00"/>
    <w:family w:val="auto"/>
    <w:pitch w:val="default"/>
  </w:font>
  <w:font w:name="Nova Mono">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A3E1" w14:textId="77777777" w:rsidR="00A00D95" w:rsidRDefault="00A00D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43EA" w14:textId="66092304" w:rsidR="00AC440B" w:rsidRDefault="0053156B" w:rsidP="0053156B">
    <w:pPr>
      <w:pStyle w:val="Footer"/>
      <w:jc w:val="center"/>
    </w:pPr>
    <w:r>
      <w:rPr>
        <w:noProof/>
      </w:rPr>
      <w:drawing>
        <wp:inline distT="0" distB="0" distL="0" distR="0" wp14:anchorId="07912F17" wp14:editId="67C848A4">
          <wp:extent cx="1076325" cy="783054"/>
          <wp:effectExtent l="0" t="0" r="0" b="0"/>
          <wp:docPr id="429770246"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31EF" w14:textId="505CDECE" w:rsidR="00AC440B" w:rsidRDefault="0053156B" w:rsidP="00A07E78">
    <w:pPr>
      <w:pStyle w:val="Footer"/>
      <w:jc w:val="center"/>
    </w:pPr>
    <w:r>
      <w:rPr>
        <w:noProof/>
      </w:rPr>
      <w:drawing>
        <wp:inline distT="0" distB="0" distL="0" distR="0" wp14:anchorId="15DC6559" wp14:editId="4328B902">
          <wp:extent cx="1076325" cy="783054"/>
          <wp:effectExtent l="0" t="0" r="0" b="0"/>
          <wp:docPr id="34880497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34DED" w14:textId="77777777" w:rsidR="00A50ACE" w:rsidRDefault="00A50ACE" w:rsidP="00A07E78">
      <w:r>
        <w:separator/>
      </w:r>
    </w:p>
  </w:footnote>
  <w:footnote w:type="continuationSeparator" w:id="0">
    <w:p w14:paraId="1BFD29FB" w14:textId="77777777" w:rsidR="00A50ACE" w:rsidRDefault="00A50ACE" w:rsidP="00A07E78">
      <w:r>
        <w:continuationSeparator/>
      </w:r>
    </w:p>
  </w:footnote>
  <w:footnote w:type="continuationNotice" w:id="1">
    <w:p w14:paraId="7098D50D" w14:textId="77777777" w:rsidR="00A50ACE" w:rsidRDefault="00A50ACE"/>
  </w:footnote>
  <w:footnote w:id="2">
    <w:p w14:paraId="1BBB5CC4" w14:textId="3A8BB702" w:rsidR="00216237" w:rsidRDefault="00216237" w:rsidP="00D91595">
      <w:pPr>
        <w:pBdr>
          <w:top w:val="nil"/>
          <w:left w:val="nil"/>
          <w:bottom w:val="nil"/>
          <w:right w:val="nil"/>
          <w:between w:val="nil"/>
        </w:pBdr>
        <w:rPr>
          <w:color w:val="00000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D273" w14:textId="77777777" w:rsidR="00A00D95" w:rsidRDefault="00A00D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87C05" w14:textId="60EB28F5" w:rsidR="00E970FD" w:rsidRDefault="00E970FD">
    <w:pPr>
      <w:pStyle w:val="Header"/>
      <w:jc w:val="center"/>
    </w:pPr>
  </w:p>
  <w:p w14:paraId="0340EE97" w14:textId="0A8A4BE2" w:rsidR="00AC440B" w:rsidRDefault="00AC440B" w:rsidP="06BF58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7EEA3" w14:textId="77777777" w:rsidR="00F72110" w:rsidRPr="001741FE" w:rsidRDefault="00F72110" w:rsidP="00F72110">
    <w:pPr>
      <w:widowControl w:val="0"/>
      <w:autoSpaceDE w:val="0"/>
      <w:autoSpaceDN w:val="0"/>
      <w:ind w:left="851" w:right="-2"/>
      <w:jc w:val="center"/>
      <w:rPr>
        <w:rFonts w:ascii="Arial" w:eastAsia="Calibri" w:hAnsi="Arial" w:cs="Arial"/>
        <w:b/>
        <w:bCs/>
        <w:sz w:val="36"/>
        <w:szCs w:val="36"/>
      </w:rPr>
    </w:pPr>
    <w:bookmarkStart w:id="1" w:name="_Hlk186188695"/>
    <w:bookmarkStart w:id="2" w:name="_Hlk186188696"/>
    <w:bookmarkStart w:id="3" w:name="_Hlk186188840"/>
    <w:bookmarkStart w:id="4" w:name="_Hlk186188841"/>
    <w:bookmarkStart w:id="5" w:name="_Hlk186189107"/>
    <w:bookmarkStart w:id="6" w:name="_Hlk186189108"/>
    <w:bookmarkStart w:id="7" w:name="_Hlk186189264"/>
    <w:bookmarkStart w:id="8" w:name="_Hlk186189265"/>
    <w:bookmarkStart w:id="9" w:name="_Hlk186189287"/>
    <w:bookmarkStart w:id="10" w:name="_Hlk186189288"/>
    <w:bookmarkStart w:id="11" w:name="_Hlk186189395"/>
    <w:bookmarkStart w:id="12" w:name="_Hlk186189396"/>
    <w:r w:rsidRPr="001741FE">
      <w:rPr>
        <w:rFonts w:ascii="Arial" w:eastAsia="Calibri" w:hAnsi="Arial" w:cs="Arial"/>
        <w:b/>
        <w:bCs/>
        <w:noProof/>
        <w:sz w:val="36"/>
        <w:szCs w:val="36"/>
      </w:rPr>
      <w:drawing>
        <wp:anchor distT="0" distB="0" distL="114300" distR="114300" simplePos="0" relativeHeight="251659264" behindDoc="0" locked="0" layoutInCell="1" allowOverlap="1" wp14:anchorId="40DBD067" wp14:editId="4BD6DCA1">
          <wp:simplePos x="0" y="0"/>
          <wp:positionH relativeFrom="column">
            <wp:posOffset>-324221</wp:posOffset>
          </wp:positionH>
          <wp:positionV relativeFrom="paragraph">
            <wp:posOffset>6985</wp:posOffset>
          </wp:positionV>
          <wp:extent cx="835200" cy="835200"/>
          <wp:effectExtent l="0" t="0" r="3175" b="3175"/>
          <wp:wrapNone/>
          <wp:docPr id="2115472725" name="Picture 2115472725"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1741FE">
      <w:rPr>
        <w:rFonts w:ascii="Arial" w:eastAsia="Calibri" w:hAnsi="Arial" w:cs="Arial"/>
        <w:b/>
        <w:bCs/>
        <w:sz w:val="36"/>
        <w:szCs w:val="36"/>
      </w:rPr>
      <w:t>KEMENTERIAN PEKERJAAN UMUM</w:t>
    </w:r>
  </w:p>
  <w:p w14:paraId="541AB629" w14:textId="77777777" w:rsidR="00F72110" w:rsidRPr="001741FE" w:rsidRDefault="00F72110" w:rsidP="00F72110">
    <w:pPr>
      <w:keepNext/>
      <w:widowControl w:val="0"/>
      <w:autoSpaceDE w:val="0"/>
      <w:autoSpaceDN w:val="0"/>
      <w:ind w:left="851" w:right="-2"/>
      <w:jc w:val="center"/>
      <w:outlineLvl w:val="4"/>
      <w:rPr>
        <w:rFonts w:ascii="Arial" w:hAnsi="Arial" w:cs="Arial"/>
        <w:b/>
        <w:bCs/>
        <w:sz w:val="28"/>
        <w:szCs w:val="28"/>
      </w:rPr>
    </w:pPr>
    <w:r w:rsidRPr="001741FE">
      <w:rPr>
        <w:rFonts w:ascii="Arial" w:hAnsi="Arial" w:cs="Arial"/>
        <w:b/>
        <w:bCs/>
        <w:sz w:val="24"/>
        <w:szCs w:val="24"/>
      </w:rPr>
      <w:t>DIREKTORAT JENDERAL BINA KONSTRUKSI</w:t>
    </w:r>
  </w:p>
  <w:p w14:paraId="1FCB1FA8" w14:textId="77777777" w:rsidR="00F72110" w:rsidRPr="001741FE" w:rsidRDefault="00F72110" w:rsidP="00F72110">
    <w:pPr>
      <w:widowControl w:val="0"/>
      <w:autoSpaceDE w:val="0"/>
      <w:autoSpaceDN w:val="0"/>
      <w:ind w:left="851" w:right="-2"/>
      <w:jc w:val="center"/>
      <w:rPr>
        <w:rFonts w:ascii="Arial" w:eastAsia="Calibri" w:hAnsi="Arial" w:cs="Arial"/>
        <w:b/>
        <w:bCs/>
        <w:sz w:val="19"/>
        <w:szCs w:val="19"/>
      </w:rPr>
    </w:pPr>
    <w:r w:rsidRPr="001741FE">
      <w:rPr>
        <w:rFonts w:ascii="Arial" w:eastAsia="Calibri" w:hAnsi="Arial" w:cs="Arial"/>
        <w:b/>
        <w:bCs/>
      </w:rPr>
      <w:t>BALAI PELAKSANA PEMILIHAN JASA KONSTRUKSI WILAYAH KALIMANTAN SELATAN</w:t>
    </w:r>
  </w:p>
  <w:p w14:paraId="4E8A44ED" w14:textId="77777777" w:rsidR="00F72110" w:rsidRPr="001741FE" w:rsidRDefault="00F72110" w:rsidP="00F72110">
    <w:pPr>
      <w:widowControl w:val="0"/>
      <w:autoSpaceDE w:val="0"/>
      <w:autoSpaceDN w:val="0"/>
      <w:ind w:left="851" w:right="-2"/>
      <w:jc w:val="center"/>
      <w:rPr>
        <w:rFonts w:ascii="Arial" w:eastAsia="Calibri" w:hAnsi="Arial" w:cs="Arial"/>
        <w:sz w:val="18"/>
        <w:szCs w:val="18"/>
      </w:rPr>
    </w:pPr>
    <w:r w:rsidRPr="001741FE">
      <w:rPr>
        <w:rFonts w:ascii="Arial" w:eastAsia="Calibri" w:hAnsi="Arial" w:cs="Arial"/>
        <w:b/>
        <w:bCs/>
        <w:sz w:val="18"/>
        <w:szCs w:val="18"/>
      </w:rPr>
      <w:t xml:space="preserve">TIM PELAKSANA </w:t>
    </w:r>
    <w:r>
      <w:rPr>
        <w:rFonts w:ascii="Arial" w:eastAsia="Calibri" w:hAnsi="Arial" w:cs="Arial"/>
        <w:b/>
        <w:bCs/>
        <w:sz w:val="18"/>
        <w:szCs w:val="18"/>
        <w:lang w:val="en-US"/>
      </w:rPr>
      <w:t>1.C.1</w:t>
    </w:r>
    <w:r w:rsidRPr="001741FE">
      <w:rPr>
        <w:rFonts w:ascii="Arial" w:eastAsia="Calibri" w:hAnsi="Arial" w:cs="Arial"/>
        <w:b/>
        <w:bCs/>
        <w:sz w:val="18"/>
        <w:szCs w:val="18"/>
      </w:rPr>
      <w:t xml:space="preserve"> BP2JK WILAYAH KALIMANTAN SELATAN TAHUN ANGGARAN 2026</w:t>
    </w:r>
  </w:p>
  <w:p w14:paraId="29830A39" w14:textId="77777777" w:rsidR="00F72110" w:rsidRPr="001741FE" w:rsidRDefault="00F72110" w:rsidP="00F72110">
    <w:pPr>
      <w:widowControl w:val="0"/>
      <w:autoSpaceDE w:val="0"/>
      <w:autoSpaceDN w:val="0"/>
      <w:ind w:left="851" w:right="-2"/>
      <w:jc w:val="center"/>
      <w:rPr>
        <w:rFonts w:ascii="Arial" w:eastAsia="Calibri" w:hAnsi="Arial" w:cs="Arial"/>
        <w:spacing w:val="1"/>
        <w:sz w:val="14"/>
        <w:szCs w:val="14"/>
      </w:rPr>
    </w:pPr>
    <w:r w:rsidRPr="001741FE">
      <w:rPr>
        <w:rFonts w:ascii="Arial" w:eastAsia="Calibri" w:hAnsi="Arial" w:cs="Arial"/>
        <w:sz w:val="14"/>
        <w:szCs w:val="14"/>
      </w:rPr>
      <w:t xml:space="preserve">Alamat: Jl. Yos Sudarso No. 37A Lt.2, Banjarmasin 70119 Telp.0511-6723416 email: </w:t>
    </w:r>
    <w:hyperlink r:id="rId2" w:history="1">
      <w:r w:rsidRPr="001741FE">
        <w:rPr>
          <w:rStyle w:val="Hyperlink"/>
          <w:rFonts w:ascii="Arial" w:eastAsia="Calibri" w:hAnsi="Arial" w:cs="Arial"/>
          <w:sz w:val="14"/>
          <w:szCs w:val="14"/>
        </w:rPr>
        <w:t>mirzareynaldi@pu.go.id</w:t>
      </w:r>
    </w:hyperlink>
  </w:p>
  <w:bookmarkEnd w:id="1"/>
  <w:bookmarkEnd w:id="2"/>
  <w:p w14:paraId="232BE32F" w14:textId="77777777" w:rsidR="00F72110" w:rsidRPr="007A7995" w:rsidRDefault="00F72110" w:rsidP="00F72110">
    <w:pPr>
      <w:widowControl w:val="0"/>
      <w:autoSpaceDE w:val="0"/>
      <w:autoSpaceDN w:val="0"/>
      <w:ind w:left="851"/>
      <w:rPr>
        <w:rFonts w:ascii="Arial" w:eastAsia="Calibri" w:hAnsi="Arial" w:cs="Arial"/>
        <w:spacing w:val="-6"/>
        <w:sz w:val="16"/>
      </w:rPr>
    </w:pPr>
    <w:r w:rsidRPr="001741FE">
      <w:rPr>
        <w:rFonts w:ascii="Arial" w:eastAsia="Calibri" w:hAnsi="Arial" w:cs="Arial"/>
        <w:noProof/>
        <w:spacing w:val="-6"/>
        <w:sz w:val="16"/>
      </w:rPr>
      <mc:AlternateContent>
        <mc:Choice Requires="wps">
          <w:drawing>
            <wp:anchor distT="0" distB="0" distL="114300" distR="114300" simplePos="0" relativeHeight="251660288" behindDoc="0" locked="0" layoutInCell="1" allowOverlap="1" wp14:anchorId="0CDAE4D5" wp14:editId="448978C6">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A75CA7" id="Straight Connector 98470038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" strokecolor="windowText" strokeweight="2.5pt">
              <v:stroke joinstyle="miter"/>
              <w10:wrap anchorx="margin"/>
            </v:line>
          </w:pict>
        </mc:Fallback>
      </mc:AlternateContent>
    </w:r>
    <w:bookmarkEnd w:id="3"/>
    <w:bookmarkEnd w:id="4"/>
    <w:bookmarkEnd w:id="5"/>
    <w:bookmarkEnd w:id="6"/>
    <w:bookmarkEnd w:id="7"/>
    <w:bookmarkEnd w:id="8"/>
    <w:bookmarkEnd w:id="9"/>
    <w:bookmarkEnd w:id="10"/>
    <w:bookmarkEnd w:id="11"/>
    <w:bookmarkEnd w:id="12"/>
  </w:p>
  <w:p w14:paraId="65B73792" w14:textId="77777777" w:rsidR="00F72110" w:rsidRPr="00593914" w:rsidRDefault="00F72110" w:rsidP="00F72110">
    <w:pPr>
      <w:pStyle w:val="Header"/>
    </w:pPr>
  </w:p>
  <w:p w14:paraId="4B4C689E" w14:textId="333ABA3C" w:rsidR="00AC440B" w:rsidRPr="00F72110" w:rsidRDefault="00AC440B" w:rsidP="00F721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18503F0"/>
    <w:multiLevelType w:val="hybridMultilevel"/>
    <w:tmpl w:val="6F0E06B6"/>
    <w:lvl w:ilvl="0" w:tplc="38090019">
      <w:start w:val="1"/>
      <w:numFmt w:val="lowerLetter"/>
      <w:lvlText w:val="%1."/>
      <w:lvlJc w:val="left"/>
      <w:pPr>
        <w:ind w:left="1035" w:hanging="360"/>
      </w:pPr>
    </w:lvl>
    <w:lvl w:ilvl="1" w:tplc="38090019">
      <w:start w:val="1"/>
      <w:numFmt w:val="lowerLetter"/>
      <w:lvlText w:val="%2."/>
      <w:lvlJc w:val="left"/>
      <w:pPr>
        <w:ind w:left="1755" w:hanging="360"/>
      </w:pPr>
    </w:lvl>
    <w:lvl w:ilvl="2" w:tplc="3809001B">
      <w:start w:val="1"/>
      <w:numFmt w:val="lowerRoman"/>
      <w:lvlText w:val="%3."/>
      <w:lvlJc w:val="right"/>
      <w:pPr>
        <w:ind w:left="2475" w:hanging="180"/>
      </w:pPr>
    </w:lvl>
    <w:lvl w:ilvl="3" w:tplc="3809000F">
      <w:start w:val="1"/>
      <w:numFmt w:val="decimal"/>
      <w:lvlText w:val="%4."/>
      <w:lvlJc w:val="left"/>
      <w:pPr>
        <w:ind w:left="3195" w:hanging="360"/>
      </w:pPr>
    </w:lvl>
    <w:lvl w:ilvl="4" w:tplc="38090019">
      <w:start w:val="1"/>
      <w:numFmt w:val="lowerLetter"/>
      <w:lvlText w:val="%5."/>
      <w:lvlJc w:val="left"/>
      <w:pPr>
        <w:ind w:left="3915" w:hanging="360"/>
      </w:pPr>
    </w:lvl>
    <w:lvl w:ilvl="5" w:tplc="3809001B">
      <w:start w:val="1"/>
      <w:numFmt w:val="lowerRoman"/>
      <w:lvlText w:val="%6."/>
      <w:lvlJc w:val="right"/>
      <w:pPr>
        <w:ind w:left="4635" w:hanging="180"/>
      </w:pPr>
    </w:lvl>
    <w:lvl w:ilvl="6" w:tplc="3809000F">
      <w:start w:val="1"/>
      <w:numFmt w:val="decimal"/>
      <w:lvlText w:val="%7."/>
      <w:lvlJc w:val="left"/>
      <w:pPr>
        <w:ind w:left="5355" w:hanging="360"/>
      </w:pPr>
    </w:lvl>
    <w:lvl w:ilvl="7" w:tplc="38090019">
      <w:start w:val="1"/>
      <w:numFmt w:val="lowerLetter"/>
      <w:lvlText w:val="%8."/>
      <w:lvlJc w:val="left"/>
      <w:pPr>
        <w:ind w:left="6075" w:hanging="360"/>
      </w:pPr>
    </w:lvl>
    <w:lvl w:ilvl="8" w:tplc="3809001B">
      <w:start w:val="1"/>
      <w:numFmt w:val="lowerRoman"/>
      <w:lvlText w:val="%9."/>
      <w:lvlJc w:val="right"/>
      <w:pPr>
        <w:ind w:left="6795" w:hanging="180"/>
      </w:pPr>
    </w:lvl>
  </w:abstractNum>
  <w:abstractNum w:abstractNumId="2" w15:restartNumberingAfterBreak="0">
    <w:nsid w:val="01B5358F"/>
    <w:multiLevelType w:val="multilevel"/>
    <w:tmpl w:val="2AB82F22"/>
    <w:lvl w:ilvl="0">
      <w:start w:val="1"/>
      <w:numFmt w:val="decimal"/>
      <w:lvlText w:val="%1."/>
      <w:lvlJc w:val="left"/>
      <w:pPr>
        <w:ind w:left="720" w:hanging="360"/>
      </w:pPr>
      <w:rPr>
        <w:b w:val="0"/>
        <w:bCs w:val="0"/>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26515C3"/>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 w15:restartNumberingAfterBreak="0">
    <w:nsid w:val="027F6879"/>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5" w15:restartNumberingAfterBreak="0">
    <w:nsid w:val="02BB01B5"/>
    <w:multiLevelType w:val="multilevel"/>
    <w:tmpl w:val="346686B6"/>
    <w:lvl w:ilvl="0">
      <w:start w:val="1"/>
      <w:numFmt w:val="lowerLetter"/>
      <w:lvlText w:val="%1)"/>
      <w:lvlJc w:val="left"/>
      <w:pPr>
        <w:ind w:left="1254" w:hanging="360"/>
      </w:pPr>
    </w:lvl>
    <w:lvl w:ilvl="1">
      <w:start w:val="1"/>
      <w:numFmt w:val="decimal"/>
      <w:lvlText w:val="%2)"/>
      <w:lvlJc w:val="left"/>
      <w:pPr>
        <w:ind w:left="1974" w:hanging="360"/>
      </w:pPr>
      <w:rPr>
        <w:i w:val="0"/>
      </w:rPr>
    </w:lvl>
    <w:lvl w:ilvl="2">
      <w:start w:val="1"/>
      <w:numFmt w:val="decimal"/>
      <w:lvlText w:val="(%3)"/>
      <w:lvlJc w:val="left"/>
      <w:pPr>
        <w:ind w:left="2874" w:hanging="360"/>
      </w:pPr>
      <w:rPr>
        <w:i w:val="0"/>
      </w:rPr>
    </w:lvl>
    <w:lvl w:ilvl="3">
      <w:start w:val="1"/>
      <w:numFmt w:val="lowerLetter"/>
      <w:lvlText w:val="(%4)"/>
      <w:lvlJc w:val="left"/>
      <w:pPr>
        <w:ind w:left="3414" w:hanging="360"/>
      </w:pPr>
    </w:lvl>
    <w:lvl w:ilvl="4">
      <w:start w:val="1"/>
      <w:numFmt w:val="upperLetter"/>
      <w:lvlText w:val="%5."/>
      <w:lvlJc w:val="left"/>
      <w:pPr>
        <w:ind w:left="4134" w:hanging="360"/>
      </w:pPr>
      <w:rPr>
        <w:b/>
      </w:rPr>
    </w:lvl>
    <w:lvl w:ilvl="5">
      <w:start w:val="1"/>
      <w:numFmt w:val="decimal"/>
      <w:lvlText w:val="%6."/>
      <w:lvlJc w:val="left"/>
      <w:pPr>
        <w:ind w:left="5034" w:hanging="360"/>
      </w:pPr>
      <w:rPr>
        <w:i w:val="0"/>
      </w:rPr>
    </w:lvl>
    <w:lvl w:ilvl="6">
      <w:start w:val="1"/>
      <w:numFmt w:val="decimal"/>
      <w:lvlText w:val="%7."/>
      <w:lvlJc w:val="left"/>
      <w:pPr>
        <w:ind w:left="5574" w:hanging="360"/>
      </w:pPr>
    </w:lvl>
    <w:lvl w:ilvl="7">
      <w:start w:val="1"/>
      <w:numFmt w:val="lowerLetter"/>
      <w:lvlText w:val="%8."/>
      <w:lvlJc w:val="left"/>
      <w:pPr>
        <w:ind w:left="6294" w:hanging="360"/>
      </w:pPr>
    </w:lvl>
    <w:lvl w:ilvl="8">
      <w:start w:val="1"/>
      <w:numFmt w:val="lowerRoman"/>
      <w:lvlText w:val="%9."/>
      <w:lvlJc w:val="right"/>
      <w:pPr>
        <w:ind w:left="7014" w:hanging="180"/>
      </w:pPr>
    </w:lvl>
  </w:abstractNum>
  <w:abstractNum w:abstractNumId="6" w15:restartNumberingAfterBreak="0">
    <w:nsid w:val="0ADF3D8C"/>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7" w15:restartNumberingAfterBreak="0">
    <w:nsid w:val="0FAD05AE"/>
    <w:multiLevelType w:val="multilevel"/>
    <w:tmpl w:val="283249F2"/>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C55DD2"/>
    <w:multiLevelType w:val="multilevel"/>
    <w:tmpl w:val="08B8BA9E"/>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BAB2E27"/>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1" w15:restartNumberingAfterBreak="0">
    <w:nsid w:val="1D672C08"/>
    <w:multiLevelType w:val="multilevel"/>
    <w:tmpl w:val="CB3C3106"/>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602206"/>
    <w:multiLevelType w:val="multilevel"/>
    <w:tmpl w:val="F4F4C438"/>
    <w:lvl w:ilvl="0">
      <w:start w:val="1"/>
      <w:numFmt w:val="decimal"/>
      <w:lvlText w:val="%1)"/>
      <w:lvlJc w:val="left"/>
      <w:pPr>
        <w:ind w:left="2340" w:hanging="360"/>
      </w:pPr>
    </w:lvl>
    <w:lvl w:ilvl="1">
      <w:start w:val="1"/>
      <w:numFmt w:val="lowerLetter"/>
      <w:lvlText w:val="%2."/>
      <w:lvlJc w:val="left"/>
      <w:pPr>
        <w:ind w:left="699" w:hanging="357"/>
      </w:pPr>
      <w:rPr>
        <w:b w:val="0"/>
        <w:bCs/>
      </w:r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13" w15:restartNumberingAfterBreak="0">
    <w:nsid w:val="27202B6D"/>
    <w:multiLevelType w:val="multilevel"/>
    <w:tmpl w:val="68E81488"/>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4" w15:restartNumberingAfterBreak="0">
    <w:nsid w:val="288B18B8"/>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5"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6"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7" w15:restartNumberingAfterBreak="0">
    <w:nsid w:val="2D164FED"/>
    <w:multiLevelType w:val="multilevel"/>
    <w:tmpl w:val="65A84CAE"/>
    <w:lvl w:ilvl="0">
      <w:start w:val="1"/>
      <w:numFmt w:val="decimal"/>
      <w:lvlText w:val="%1."/>
      <w:lvlJc w:val="left"/>
      <w:pPr>
        <w:ind w:left="720" w:hanging="360"/>
      </w:pPr>
      <w:rPr>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04D3BC7"/>
    <w:multiLevelType w:val="multilevel"/>
    <w:tmpl w:val="E2C43EDE"/>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2121FC9"/>
    <w:multiLevelType w:val="multilevel"/>
    <w:tmpl w:val="12C0BAF8"/>
    <w:lvl w:ilvl="0">
      <w:start w:val="1"/>
      <w:numFmt w:val="decimal"/>
      <w:lvlText w:val="%1)"/>
      <w:lvlJc w:val="left"/>
      <w:pPr>
        <w:ind w:left="2340" w:hanging="360"/>
      </w:pPr>
    </w:lvl>
    <w:lvl w:ilvl="1">
      <w:start w:val="1"/>
      <w:numFmt w:val="lowerLetter"/>
      <w:lvlText w:val="%2."/>
      <w:lvlJc w:val="left"/>
      <w:pPr>
        <w:ind w:left="699" w:hanging="359"/>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20" w15:restartNumberingAfterBreak="0">
    <w:nsid w:val="342656B7"/>
    <w:multiLevelType w:val="multilevel"/>
    <w:tmpl w:val="016E46F2"/>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5426D91"/>
    <w:multiLevelType w:val="multilevel"/>
    <w:tmpl w:val="B2DC1E6C"/>
    <w:lvl w:ilvl="0">
      <w:start w:val="1"/>
      <w:numFmt w:val="decimal"/>
      <w:lvlText w:val="%1)"/>
      <w:lvlJc w:val="left"/>
      <w:pPr>
        <w:ind w:left="3081"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8E73127"/>
    <w:multiLevelType w:val="hybridMultilevel"/>
    <w:tmpl w:val="0BA035A0"/>
    <w:lvl w:ilvl="0" w:tplc="FFFFFFFF">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275806"/>
    <w:multiLevelType w:val="multilevel"/>
    <w:tmpl w:val="1EACEFB8"/>
    <w:lvl w:ilvl="0">
      <w:start w:val="2"/>
      <w:numFmt w:val="upperRoman"/>
      <w:lvlText w:val="BAB %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lowerLetter"/>
      <w:lvlText w:val="%2."/>
      <w:lvlJc w:val="left"/>
      <w:pPr>
        <w:ind w:left="360" w:hanging="360"/>
      </w:pPr>
      <w:rPr>
        <w:b w:val="0"/>
        <w:bCs/>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u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4" w15:restartNumberingAfterBreak="0">
    <w:nsid w:val="449F4A71"/>
    <w:multiLevelType w:val="multilevel"/>
    <w:tmpl w:val="1EACEFB8"/>
    <w:lvl w:ilvl="0">
      <w:start w:val="2"/>
      <w:numFmt w:val="upperRoman"/>
      <w:lvlText w:val="BAB %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lowerLetter"/>
      <w:lvlText w:val="%2."/>
      <w:lvlJc w:val="left"/>
      <w:pPr>
        <w:ind w:left="360" w:hanging="360"/>
      </w:pPr>
      <w:rPr>
        <w:b w:val="0"/>
        <w:bCs/>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u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5" w15:restartNumberingAfterBreak="0">
    <w:nsid w:val="44C63106"/>
    <w:multiLevelType w:val="multilevel"/>
    <w:tmpl w:val="0096FAA2"/>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6" w15:restartNumberingAfterBreak="0">
    <w:nsid w:val="46DA4D52"/>
    <w:multiLevelType w:val="multilevel"/>
    <w:tmpl w:val="F57ADDEC"/>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7" w15:restartNumberingAfterBreak="0">
    <w:nsid w:val="49E34604"/>
    <w:multiLevelType w:val="multilevel"/>
    <w:tmpl w:val="A52AB0CC"/>
    <w:lvl w:ilvl="0">
      <w:start w:val="1"/>
      <w:numFmt w:val="decimal"/>
      <w:lvlText w:val="%1)"/>
      <w:lvlJc w:val="left"/>
      <w:pPr>
        <w:ind w:left="2340" w:hanging="360"/>
      </w:pPr>
    </w:lvl>
    <w:lvl w:ilvl="1">
      <w:start w:val="1"/>
      <w:numFmt w:val="lowerLetter"/>
      <w:lvlText w:val="%2."/>
      <w:lvlJc w:val="left"/>
      <w:pPr>
        <w:ind w:left="699" w:hanging="359"/>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28" w15:restartNumberingAfterBreak="0">
    <w:nsid w:val="4A172AE0"/>
    <w:multiLevelType w:val="hybridMultilevel"/>
    <w:tmpl w:val="74BE422E"/>
    <w:lvl w:ilvl="0" w:tplc="04090017">
      <w:start w:val="1"/>
      <w:numFmt w:val="lowerLetter"/>
      <w:lvlText w:val="%1)"/>
      <w:lvlJc w:val="left"/>
      <w:pPr>
        <w:ind w:left="1238" w:hanging="360"/>
      </w:pPr>
    </w:lvl>
    <w:lvl w:ilvl="1" w:tplc="04090019" w:tentative="1">
      <w:start w:val="1"/>
      <w:numFmt w:val="lowerLetter"/>
      <w:lvlText w:val="%2."/>
      <w:lvlJc w:val="left"/>
      <w:pPr>
        <w:ind w:left="1958" w:hanging="360"/>
      </w:pPr>
    </w:lvl>
    <w:lvl w:ilvl="2" w:tplc="0409001B" w:tentative="1">
      <w:start w:val="1"/>
      <w:numFmt w:val="lowerRoman"/>
      <w:lvlText w:val="%3."/>
      <w:lvlJc w:val="right"/>
      <w:pPr>
        <w:ind w:left="2678" w:hanging="180"/>
      </w:pPr>
    </w:lvl>
    <w:lvl w:ilvl="3" w:tplc="0409000F" w:tentative="1">
      <w:start w:val="1"/>
      <w:numFmt w:val="decimal"/>
      <w:lvlText w:val="%4."/>
      <w:lvlJc w:val="left"/>
      <w:pPr>
        <w:ind w:left="3398" w:hanging="360"/>
      </w:pPr>
    </w:lvl>
    <w:lvl w:ilvl="4" w:tplc="04090019" w:tentative="1">
      <w:start w:val="1"/>
      <w:numFmt w:val="lowerLetter"/>
      <w:lvlText w:val="%5."/>
      <w:lvlJc w:val="left"/>
      <w:pPr>
        <w:ind w:left="4118" w:hanging="360"/>
      </w:pPr>
    </w:lvl>
    <w:lvl w:ilvl="5" w:tplc="0409001B" w:tentative="1">
      <w:start w:val="1"/>
      <w:numFmt w:val="lowerRoman"/>
      <w:lvlText w:val="%6."/>
      <w:lvlJc w:val="right"/>
      <w:pPr>
        <w:ind w:left="4838" w:hanging="180"/>
      </w:pPr>
    </w:lvl>
    <w:lvl w:ilvl="6" w:tplc="0409000F" w:tentative="1">
      <w:start w:val="1"/>
      <w:numFmt w:val="decimal"/>
      <w:lvlText w:val="%7."/>
      <w:lvlJc w:val="left"/>
      <w:pPr>
        <w:ind w:left="5558" w:hanging="360"/>
      </w:pPr>
    </w:lvl>
    <w:lvl w:ilvl="7" w:tplc="04090019" w:tentative="1">
      <w:start w:val="1"/>
      <w:numFmt w:val="lowerLetter"/>
      <w:lvlText w:val="%8."/>
      <w:lvlJc w:val="left"/>
      <w:pPr>
        <w:ind w:left="6278" w:hanging="360"/>
      </w:pPr>
    </w:lvl>
    <w:lvl w:ilvl="8" w:tplc="0409001B" w:tentative="1">
      <w:start w:val="1"/>
      <w:numFmt w:val="lowerRoman"/>
      <w:lvlText w:val="%9."/>
      <w:lvlJc w:val="right"/>
      <w:pPr>
        <w:ind w:left="6998" w:hanging="180"/>
      </w:pPr>
    </w:lvl>
  </w:abstractNum>
  <w:abstractNum w:abstractNumId="29" w15:restartNumberingAfterBreak="0">
    <w:nsid w:val="4C565496"/>
    <w:multiLevelType w:val="multilevel"/>
    <w:tmpl w:val="674EAA6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DD23605"/>
    <w:multiLevelType w:val="multilevel"/>
    <w:tmpl w:val="2B163A3A"/>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4DA739F"/>
    <w:multiLevelType w:val="multilevel"/>
    <w:tmpl w:val="C32CF3CA"/>
    <w:lvl w:ilvl="0">
      <w:start w:val="1"/>
      <w:numFmt w:val="decimal"/>
      <w:lvlText w:val="%1)"/>
      <w:lvlJc w:val="left"/>
      <w:pPr>
        <w:ind w:left="720" w:hanging="360"/>
      </w:pPr>
      <w:rPr>
        <w:b w:val="0"/>
        <w:i w:val="0"/>
        <w:strike w:val="0"/>
        <w:color w:val="000000"/>
        <w:sz w:val="20"/>
        <w:szCs w:val="2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3" w15:restartNumberingAfterBreak="0">
    <w:nsid w:val="5C3C36FC"/>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34" w15:restartNumberingAfterBreak="0">
    <w:nsid w:val="5E942195"/>
    <w:multiLevelType w:val="multilevel"/>
    <w:tmpl w:val="65341C56"/>
    <w:lvl w:ilvl="0">
      <w:start w:val="1"/>
      <w:numFmt w:val="decimal"/>
      <w:lvlText w:val="%1)"/>
      <w:lvlJc w:val="left"/>
      <w:pPr>
        <w:ind w:left="2340" w:hanging="360"/>
      </w:pPr>
    </w:lvl>
    <w:lvl w:ilvl="1">
      <w:start w:val="1"/>
      <w:numFmt w:val="lowerLetter"/>
      <w:lvlText w:val="%2."/>
      <w:lvlJc w:val="left"/>
      <w:pPr>
        <w:ind w:left="699" w:hanging="357"/>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35"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36" w15:restartNumberingAfterBreak="0">
    <w:nsid w:val="636444D6"/>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37" w15:restartNumberingAfterBreak="0">
    <w:nsid w:val="65500280"/>
    <w:multiLevelType w:val="multilevel"/>
    <w:tmpl w:val="0C9E8D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6DC6025"/>
    <w:multiLevelType w:val="multilevel"/>
    <w:tmpl w:val="AF028668"/>
    <w:lvl w:ilvl="0">
      <w:start w:val="1"/>
      <w:numFmt w:val="decimal"/>
      <w:lvlText w:val="%1."/>
      <w:lvlJc w:val="left"/>
      <w:pPr>
        <w:ind w:left="720" w:hanging="360"/>
      </w:pPr>
      <w:rPr>
        <w:b w:val="0"/>
        <w:bCs/>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E0B695B"/>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0" w15:restartNumberingAfterBreak="0">
    <w:nsid w:val="6F6C5E99"/>
    <w:multiLevelType w:val="multilevel"/>
    <w:tmpl w:val="C0503F5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25C0C65"/>
    <w:multiLevelType w:val="multilevel"/>
    <w:tmpl w:val="7984611C"/>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3E73695"/>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3" w15:restartNumberingAfterBreak="0">
    <w:nsid w:val="75CA1062"/>
    <w:multiLevelType w:val="multilevel"/>
    <w:tmpl w:val="817A8496"/>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4" w15:restartNumberingAfterBreak="0">
    <w:nsid w:val="76712DCA"/>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num w:numId="1" w16cid:durableId="1672874244">
    <w:abstractNumId w:val="15"/>
  </w:num>
  <w:num w:numId="2" w16cid:durableId="2069254769">
    <w:abstractNumId w:val="32"/>
  </w:num>
  <w:num w:numId="3" w16cid:durableId="2137405167">
    <w:abstractNumId w:val="35"/>
  </w:num>
  <w:num w:numId="4" w16cid:durableId="1283725546">
    <w:abstractNumId w:val="0"/>
  </w:num>
  <w:num w:numId="5" w16cid:durableId="121197295">
    <w:abstractNumId w:val="28"/>
  </w:num>
  <w:num w:numId="6" w16cid:durableId="664628131">
    <w:abstractNumId w:val="21"/>
  </w:num>
  <w:num w:numId="7" w16cid:durableId="2009870084">
    <w:abstractNumId w:val="18"/>
  </w:num>
  <w:num w:numId="8" w16cid:durableId="607011985">
    <w:abstractNumId w:val="24"/>
  </w:num>
  <w:num w:numId="9" w16cid:durableId="1992978827">
    <w:abstractNumId w:val="12"/>
  </w:num>
  <w:num w:numId="10" w16cid:durableId="295795674">
    <w:abstractNumId w:val="23"/>
  </w:num>
  <w:num w:numId="11" w16cid:durableId="253367279">
    <w:abstractNumId w:val="22"/>
  </w:num>
  <w:num w:numId="12" w16cid:durableId="370496662">
    <w:abstractNumId w:val="31"/>
  </w:num>
  <w:num w:numId="13" w16cid:durableId="562521880">
    <w:abstractNumId w:val="34"/>
  </w:num>
  <w:num w:numId="14" w16cid:durableId="2102599184">
    <w:abstractNumId w:val="17"/>
  </w:num>
  <w:num w:numId="15" w16cid:durableId="1407649109">
    <w:abstractNumId w:val="38"/>
  </w:num>
  <w:num w:numId="16" w16cid:durableId="2143645518">
    <w:abstractNumId w:val="2"/>
  </w:num>
  <w:num w:numId="17" w16cid:durableId="213784304">
    <w:abstractNumId w:val="7"/>
  </w:num>
  <w:num w:numId="18" w16cid:durableId="1258103478">
    <w:abstractNumId w:val="40"/>
  </w:num>
  <w:num w:numId="19" w16cid:durableId="36318121">
    <w:abstractNumId w:val="29"/>
  </w:num>
  <w:num w:numId="20" w16cid:durableId="1960795631">
    <w:abstractNumId w:val="9"/>
  </w:num>
  <w:num w:numId="21" w16cid:durableId="1369452060">
    <w:abstractNumId w:val="16"/>
  </w:num>
  <w:num w:numId="22" w16cid:durableId="141913295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62692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5682663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60525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62465518">
    <w:abstractNumId w:val="43"/>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04125871">
    <w:abstractNumId w:val="26"/>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34225776">
    <w:abstractNumId w:val="3"/>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61798133">
    <w:abstractNumId w:val="1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65880719">
    <w:abstractNumId w:val="42"/>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49507757">
    <w:abstractNumId w:val="6"/>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36846742">
    <w:abstractNumId w:val="10"/>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99431052">
    <w:abstractNumId w:val="4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10254726">
    <w:abstractNumId w:val="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15950171">
    <w:abstractNumId w:val="36"/>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53461438">
    <w:abstractNumId w:val="39"/>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49863956">
    <w:abstractNumId w:val="33"/>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387085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093072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394357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372858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39953414">
    <w:abstractNumId w:val="13"/>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4652504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97037444">
    <w:abstractNumId w:val="25"/>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9806309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761"/>
    <w:rsid w:val="00003023"/>
    <w:rsid w:val="00003757"/>
    <w:rsid w:val="00006DA3"/>
    <w:rsid w:val="00006ECD"/>
    <w:rsid w:val="00007420"/>
    <w:rsid w:val="00012C73"/>
    <w:rsid w:val="000133B3"/>
    <w:rsid w:val="000138BF"/>
    <w:rsid w:val="00014633"/>
    <w:rsid w:val="00015194"/>
    <w:rsid w:val="000170C3"/>
    <w:rsid w:val="0001776D"/>
    <w:rsid w:val="00021CC5"/>
    <w:rsid w:val="00022256"/>
    <w:rsid w:val="00022651"/>
    <w:rsid w:val="00022DD8"/>
    <w:rsid w:val="000237EC"/>
    <w:rsid w:val="0002739F"/>
    <w:rsid w:val="00027B4B"/>
    <w:rsid w:val="00031A87"/>
    <w:rsid w:val="00032305"/>
    <w:rsid w:val="000351BE"/>
    <w:rsid w:val="00036189"/>
    <w:rsid w:val="000365DE"/>
    <w:rsid w:val="000367E9"/>
    <w:rsid w:val="00037814"/>
    <w:rsid w:val="00037BAE"/>
    <w:rsid w:val="00037BBC"/>
    <w:rsid w:val="000444C3"/>
    <w:rsid w:val="0004555F"/>
    <w:rsid w:val="00045A2A"/>
    <w:rsid w:val="00050543"/>
    <w:rsid w:val="00050F84"/>
    <w:rsid w:val="00054477"/>
    <w:rsid w:val="000546F5"/>
    <w:rsid w:val="00054B21"/>
    <w:rsid w:val="00055A36"/>
    <w:rsid w:val="000566F2"/>
    <w:rsid w:val="000567F1"/>
    <w:rsid w:val="000579E7"/>
    <w:rsid w:val="00062A03"/>
    <w:rsid w:val="000631DE"/>
    <w:rsid w:val="00063CAE"/>
    <w:rsid w:val="00064904"/>
    <w:rsid w:val="000649E2"/>
    <w:rsid w:val="00066E5D"/>
    <w:rsid w:val="00067835"/>
    <w:rsid w:val="00070689"/>
    <w:rsid w:val="000716B9"/>
    <w:rsid w:val="00072722"/>
    <w:rsid w:val="00073594"/>
    <w:rsid w:val="00074CEC"/>
    <w:rsid w:val="000810E9"/>
    <w:rsid w:val="00085B1D"/>
    <w:rsid w:val="00085C4C"/>
    <w:rsid w:val="000903F9"/>
    <w:rsid w:val="00090A62"/>
    <w:rsid w:val="0009129F"/>
    <w:rsid w:val="00091A11"/>
    <w:rsid w:val="00093D43"/>
    <w:rsid w:val="00094CE7"/>
    <w:rsid w:val="00095E04"/>
    <w:rsid w:val="000963F5"/>
    <w:rsid w:val="000A290C"/>
    <w:rsid w:val="000A350B"/>
    <w:rsid w:val="000A392E"/>
    <w:rsid w:val="000A550C"/>
    <w:rsid w:val="000A5568"/>
    <w:rsid w:val="000A6D90"/>
    <w:rsid w:val="000A71F4"/>
    <w:rsid w:val="000B116E"/>
    <w:rsid w:val="000B2B44"/>
    <w:rsid w:val="000B630A"/>
    <w:rsid w:val="000B69ED"/>
    <w:rsid w:val="000B75E3"/>
    <w:rsid w:val="000B7C90"/>
    <w:rsid w:val="000C0D2C"/>
    <w:rsid w:val="000C101B"/>
    <w:rsid w:val="000C239C"/>
    <w:rsid w:val="000C45B8"/>
    <w:rsid w:val="000C4ED9"/>
    <w:rsid w:val="000C5FD0"/>
    <w:rsid w:val="000C6926"/>
    <w:rsid w:val="000D1476"/>
    <w:rsid w:val="000D1CD8"/>
    <w:rsid w:val="000D4BF6"/>
    <w:rsid w:val="000D56D6"/>
    <w:rsid w:val="000D6F6E"/>
    <w:rsid w:val="000E40A2"/>
    <w:rsid w:val="000E5894"/>
    <w:rsid w:val="000E6501"/>
    <w:rsid w:val="000E6B4B"/>
    <w:rsid w:val="000E728B"/>
    <w:rsid w:val="000E72C1"/>
    <w:rsid w:val="000E7544"/>
    <w:rsid w:val="000F05A3"/>
    <w:rsid w:val="000F3659"/>
    <w:rsid w:val="000F36A0"/>
    <w:rsid w:val="000F6B22"/>
    <w:rsid w:val="000F72EB"/>
    <w:rsid w:val="000F733B"/>
    <w:rsid w:val="000F7CE1"/>
    <w:rsid w:val="00100712"/>
    <w:rsid w:val="00100B90"/>
    <w:rsid w:val="00101901"/>
    <w:rsid w:val="00101B85"/>
    <w:rsid w:val="00103C23"/>
    <w:rsid w:val="00104D1A"/>
    <w:rsid w:val="001050C8"/>
    <w:rsid w:val="00106C3A"/>
    <w:rsid w:val="00107D2C"/>
    <w:rsid w:val="0011224A"/>
    <w:rsid w:val="0011530D"/>
    <w:rsid w:val="00115535"/>
    <w:rsid w:val="00116380"/>
    <w:rsid w:val="001177D9"/>
    <w:rsid w:val="00120018"/>
    <w:rsid w:val="00120A3D"/>
    <w:rsid w:val="00120F63"/>
    <w:rsid w:val="0013172F"/>
    <w:rsid w:val="001321FA"/>
    <w:rsid w:val="00132B84"/>
    <w:rsid w:val="00133E66"/>
    <w:rsid w:val="00134DEC"/>
    <w:rsid w:val="00135D82"/>
    <w:rsid w:val="00135E3D"/>
    <w:rsid w:val="00141793"/>
    <w:rsid w:val="0014190E"/>
    <w:rsid w:val="00142746"/>
    <w:rsid w:val="001432A1"/>
    <w:rsid w:val="00143C23"/>
    <w:rsid w:val="00143F4C"/>
    <w:rsid w:val="00144C12"/>
    <w:rsid w:val="0014525E"/>
    <w:rsid w:val="001457AB"/>
    <w:rsid w:val="00146EA9"/>
    <w:rsid w:val="00147305"/>
    <w:rsid w:val="001535FA"/>
    <w:rsid w:val="00154DB2"/>
    <w:rsid w:val="0016011B"/>
    <w:rsid w:val="00160A5A"/>
    <w:rsid w:val="00160F49"/>
    <w:rsid w:val="001615B7"/>
    <w:rsid w:val="00161EC9"/>
    <w:rsid w:val="00162C01"/>
    <w:rsid w:val="001654EB"/>
    <w:rsid w:val="0017089A"/>
    <w:rsid w:val="00170E39"/>
    <w:rsid w:val="00172F95"/>
    <w:rsid w:val="00173183"/>
    <w:rsid w:val="00173A64"/>
    <w:rsid w:val="001761C8"/>
    <w:rsid w:val="00176241"/>
    <w:rsid w:val="00177594"/>
    <w:rsid w:val="00181168"/>
    <w:rsid w:val="00182292"/>
    <w:rsid w:val="0018248B"/>
    <w:rsid w:val="00182EFE"/>
    <w:rsid w:val="001876C1"/>
    <w:rsid w:val="00191BD5"/>
    <w:rsid w:val="0019274D"/>
    <w:rsid w:val="0019378E"/>
    <w:rsid w:val="00193EC0"/>
    <w:rsid w:val="001954B1"/>
    <w:rsid w:val="00197185"/>
    <w:rsid w:val="00197DB9"/>
    <w:rsid w:val="001A1BA3"/>
    <w:rsid w:val="001A4747"/>
    <w:rsid w:val="001A5E78"/>
    <w:rsid w:val="001A6BFE"/>
    <w:rsid w:val="001A77E8"/>
    <w:rsid w:val="001B1196"/>
    <w:rsid w:val="001B485D"/>
    <w:rsid w:val="001B7656"/>
    <w:rsid w:val="001B76CA"/>
    <w:rsid w:val="001C0E83"/>
    <w:rsid w:val="001C1B36"/>
    <w:rsid w:val="001C2E38"/>
    <w:rsid w:val="001C6AB2"/>
    <w:rsid w:val="001D0C0F"/>
    <w:rsid w:val="001D16D4"/>
    <w:rsid w:val="001D240D"/>
    <w:rsid w:val="001D544D"/>
    <w:rsid w:val="001D5FF5"/>
    <w:rsid w:val="001D7786"/>
    <w:rsid w:val="001D796F"/>
    <w:rsid w:val="001E7940"/>
    <w:rsid w:val="001F1391"/>
    <w:rsid w:val="001F1CE3"/>
    <w:rsid w:val="001F75D2"/>
    <w:rsid w:val="00201411"/>
    <w:rsid w:val="0020223D"/>
    <w:rsid w:val="002022ED"/>
    <w:rsid w:val="00204753"/>
    <w:rsid w:val="00204970"/>
    <w:rsid w:val="00205A4A"/>
    <w:rsid w:val="00211035"/>
    <w:rsid w:val="00211DFF"/>
    <w:rsid w:val="0021217B"/>
    <w:rsid w:val="00212BEA"/>
    <w:rsid w:val="00213745"/>
    <w:rsid w:val="00216237"/>
    <w:rsid w:val="002165A7"/>
    <w:rsid w:val="00216F73"/>
    <w:rsid w:val="00220073"/>
    <w:rsid w:val="0022279A"/>
    <w:rsid w:val="0022291E"/>
    <w:rsid w:val="00222B59"/>
    <w:rsid w:val="002253CD"/>
    <w:rsid w:val="00226A6D"/>
    <w:rsid w:val="0022770B"/>
    <w:rsid w:val="00227C62"/>
    <w:rsid w:val="00236F55"/>
    <w:rsid w:val="00241CC2"/>
    <w:rsid w:val="00242A2C"/>
    <w:rsid w:val="00242CAA"/>
    <w:rsid w:val="00243C84"/>
    <w:rsid w:val="00245022"/>
    <w:rsid w:val="00246DA2"/>
    <w:rsid w:val="00251768"/>
    <w:rsid w:val="002517EF"/>
    <w:rsid w:val="002520A5"/>
    <w:rsid w:val="00254C5A"/>
    <w:rsid w:val="0025570D"/>
    <w:rsid w:val="00257C4A"/>
    <w:rsid w:val="002604F0"/>
    <w:rsid w:val="002614F6"/>
    <w:rsid w:val="00261D43"/>
    <w:rsid w:val="002621C2"/>
    <w:rsid w:val="002634F3"/>
    <w:rsid w:val="00264CF4"/>
    <w:rsid w:val="00265326"/>
    <w:rsid w:val="00265496"/>
    <w:rsid w:val="00267587"/>
    <w:rsid w:val="002707F2"/>
    <w:rsid w:val="0027226E"/>
    <w:rsid w:val="00273BEF"/>
    <w:rsid w:val="00274FDA"/>
    <w:rsid w:val="00275CDE"/>
    <w:rsid w:val="002762D5"/>
    <w:rsid w:val="00276DB7"/>
    <w:rsid w:val="00277271"/>
    <w:rsid w:val="002803DA"/>
    <w:rsid w:val="0028057B"/>
    <w:rsid w:val="00281AC9"/>
    <w:rsid w:val="00283701"/>
    <w:rsid w:val="00285ACC"/>
    <w:rsid w:val="00287187"/>
    <w:rsid w:val="002876D9"/>
    <w:rsid w:val="00291B19"/>
    <w:rsid w:val="00291BBB"/>
    <w:rsid w:val="002934A1"/>
    <w:rsid w:val="002939D6"/>
    <w:rsid w:val="00297079"/>
    <w:rsid w:val="00297578"/>
    <w:rsid w:val="002A0FDE"/>
    <w:rsid w:val="002A15F5"/>
    <w:rsid w:val="002A18B7"/>
    <w:rsid w:val="002B0825"/>
    <w:rsid w:val="002B0D1C"/>
    <w:rsid w:val="002B3614"/>
    <w:rsid w:val="002B3928"/>
    <w:rsid w:val="002B4A1B"/>
    <w:rsid w:val="002B6F31"/>
    <w:rsid w:val="002B6F3D"/>
    <w:rsid w:val="002B7EBE"/>
    <w:rsid w:val="002C1F23"/>
    <w:rsid w:val="002C287D"/>
    <w:rsid w:val="002C711B"/>
    <w:rsid w:val="002D0510"/>
    <w:rsid w:val="002D2618"/>
    <w:rsid w:val="002D3042"/>
    <w:rsid w:val="002D7C76"/>
    <w:rsid w:val="002E07F4"/>
    <w:rsid w:val="002E45C8"/>
    <w:rsid w:val="002F15CB"/>
    <w:rsid w:val="002F3A7D"/>
    <w:rsid w:val="002F4053"/>
    <w:rsid w:val="002F4411"/>
    <w:rsid w:val="002F4EF9"/>
    <w:rsid w:val="002F6B9E"/>
    <w:rsid w:val="002F75E2"/>
    <w:rsid w:val="0030169D"/>
    <w:rsid w:val="003032B4"/>
    <w:rsid w:val="003043CE"/>
    <w:rsid w:val="00304B5F"/>
    <w:rsid w:val="00305CBC"/>
    <w:rsid w:val="00313422"/>
    <w:rsid w:val="00313DBB"/>
    <w:rsid w:val="00313F69"/>
    <w:rsid w:val="00320A79"/>
    <w:rsid w:val="0033016B"/>
    <w:rsid w:val="00333B65"/>
    <w:rsid w:val="00333FA9"/>
    <w:rsid w:val="00340285"/>
    <w:rsid w:val="00340A9F"/>
    <w:rsid w:val="00340F70"/>
    <w:rsid w:val="003412B6"/>
    <w:rsid w:val="00345212"/>
    <w:rsid w:val="0034589D"/>
    <w:rsid w:val="00347846"/>
    <w:rsid w:val="00350201"/>
    <w:rsid w:val="003524EE"/>
    <w:rsid w:val="00354DBB"/>
    <w:rsid w:val="00356DC1"/>
    <w:rsid w:val="0035705B"/>
    <w:rsid w:val="00361F81"/>
    <w:rsid w:val="0036207E"/>
    <w:rsid w:val="00365EB3"/>
    <w:rsid w:val="0036736B"/>
    <w:rsid w:val="00371D04"/>
    <w:rsid w:val="00371F59"/>
    <w:rsid w:val="00372481"/>
    <w:rsid w:val="00372F7D"/>
    <w:rsid w:val="003735C8"/>
    <w:rsid w:val="0037480A"/>
    <w:rsid w:val="00374BCB"/>
    <w:rsid w:val="00383594"/>
    <w:rsid w:val="00386161"/>
    <w:rsid w:val="00390BDE"/>
    <w:rsid w:val="00391E2B"/>
    <w:rsid w:val="003922E2"/>
    <w:rsid w:val="00395165"/>
    <w:rsid w:val="00397194"/>
    <w:rsid w:val="00397456"/>
    <w:rsid w:val="003A1897"/>
    <w:rsid w:val="003A1C4B"/>
    <w:rsid w:val="003A24F2"/>
    <w:rsid w:val="003A41EB"/>
    <w:rsid w:val="003A539B"/>
    <w:rsid w:val="003A5E90"/>
    <w:rsid w:val="003A72E8"/>
    <w:rsid w:val="003A7592"/>
    <w:rsid w:val="003A76C7"/>
    <w:rsid w:val="003B21AF"/>
    <w:rsid w:val="003B529C"/>
    <w:rsid w:val="003B5DB9"/>
    <w:rsid w:val="003B69E5"/>
    <w:rsid w:val="003C1A68"/>
    <w:rsid w:val="003C2D6D"/>
    <w:rsid w:val="003C362E"/>
    <w:rsid w:val="003C4DCB"/>
    <w:rsid w:val="003C5284"/>
    <w:rsid w:val="003C63A5"/>
    <w:rsid w:val="003C6F77"/>
    <w:rsid w:val="003D0DCF"/>
    <w:rsid w:val="003D356A"/>
    <w:rsid w:val="003D5DD0"/>
    <w:rsid w:val="003E21E8"/>
    <w:rsid w:val="003E2FDD"/>
    <w:rsid w:val="003E3414"/>
    <w:rsid w:val="003E3E80"/>
    <w:rsid w:val="003E5128"/>
    <w:rsid w:val="003F28AA"/>
    <w:rsid w:val="003F59D7"/>
    <w:rsid w:val="003F5E7C"/>
    <w:rsid w:val="003F6955"/>
    <w:rsid w:val="003F7D7E"/>
    <w:rsid w:val="00403253"/>
    <w:rsid w:val="0040472F"/>
    <w:rsid w:val="00405E95"/>
    <w:rsid w:val="004069E4"/>
    <w:rsid w:val="0041027B"/>
    <w:rsid w:val="004109A1"/>
    <w:rsid w:val="00411327"/>
    <w:rsid w:val="00412B9B"/>
    <w:rsid w:val="004153AE"/>
    <w:rsid w:val="00415F4D"/>
    <w:rsid w:val="0041722B"/>
    <w:rsid w:val="00421000"/>
    <w:rsid w:val="00421D9F"/>
    <w:rsid w:val="004224BC"/>
    <w:rsid w:val="00424105"/>
    <w:rsid w:val="00425484"/>
    <w:rsid w:val="00427DD6"/>
    <w:rsid w:val="0043167C"/>
    <w:rsid w:val="00431C32"/>
    <w:rsid w:val="004325BD"/>
    <w:rsid w:val="00432966"/>
    <w:rsid w:val="0043306D"/>
    <w:rsid w:val="00433B53"/>
    <w:rsid w:val="00434847"/>
    <w:rsid w:val="00434EA0"/>
    <w:rsid w:val="00443508"/>
    <w:rsid w:val="00444A36"/>
    <w:rsid w:val="00444FC3"/>
    <w:rsid w:val="00447262"/>
    <w:rsid w:val="004478F5"/>
    <w:rsid w:val="004479F4"/>
    <w:rsid w:val="0045187E"/>
    <w:rsid w:val="00453880"/>
    <w:rsid w:val="00454E7E"/>
    <w:rsid w:val="0045731B"/>
    <w:rsid w:val="00457F47"/>
    <w:rsid w:val="00460736"/>
    <w:rsid w:val="0046233C"/>
    <w:rsid w:val="00464884"/>
    <w:rsid w:val="0046642F"/>
    <w:rsid w:val="00466B10"/>
    <w:rsid w:val="0046758F"/>
    <w:rsid w:val="0047171B"/>
    <w:rsid w:val="00473601"/>
    <w:rsid w:val="004738DC"/>
    <w:rsid w:val="0047391B"/>
    <w:rsid w:val="00473CAA"/>
    <w:rsid w:val="00485546"/>
    <w:rsid w:val="00485675"/>
    <w:rsid w:val="00485AF9"/>
    <w:rsid w:val="0048677B"/>
    <w:rsid w:val="004869EC"/>
    <w:rsid w:val="00487E57"/>
    <w:rsid w:val="00490973"/>
    <w:rsid w:val="00490EFF"/>
    <w:rsid w:val="00491F0A"/>
    <w:rsid w:val="0049311A"/>
    <w:rsid w:val="004939DD"/>
    <w:rsid w:val="004A0222"/>
    <w:rsid w:val="004A2427"/>
    <w:rsid w:val="004A2541"/>
    <w:rsid w:val="004A40A6"/>
    <w:rsid w:val="004A7613"/>
    <w:rsid w:val="004A77E4"/>
    <w:rsid w:val="004A7965"/>
    <w:rsid w:val="004B0A5C"/>
    <w:rsid w:val="004B3497"/>
    <w:rsid w:val="004B3547"/>
    <w:rsid w:val="004B47B6"/>
    <w:rsid w:val="004B5152"/>
    <w:rsid w:val="004B5445"/>
    <w:rsid w:val="004B5ACB"/>
    <w:rsid w:val="004B5FBF"/>
    <w:rsid w:val="004B688E"/>
    <w:rsid w:val="004C00CA"/>
    <w:rsid w:val="004C0DB0"/>
    <w:rsid w:val="004C2594"/>
    <w:rsid w:val="004C2FF2"/>
    <w:rsid w:val="004C398D"/>
    <w:rsid w:val="004C5911"/>
    <w:rsid w:val="004C66FE"/>
    <w:rsid w:val="004C7DA9"/>
    <w:rsid w:val="004D067C"/>
    <w:rsid w:val="004D1D24"/>
    <w:rsid w:val="004D200B"/>
    <w:rsid w:val="004D26B2"/>
    <w:rsid w:val="004D36FE"/>
    <w:rsid w:val="004D4A48"/>
    <w:rsid w:val="004E0F02"/>
    <w:rsid w:val="004E1E98"/>
    <w:rsid w:val="004E21F1"/>
    <w:rsid w:val="004E49F4"/>
    <w:rsid w:val="004E4DBA"/>
    <w:rsid w:val="004E67DD"/>
    <w:rsid w:val="004E6BF5"/>
    <w:rsid w:val="004E712A"/>
    <w:rsid w:val="004E73DF"/>
    <w:rsid w:val="004E73EF"/>
    <w:rsid w:val="004F3211"/>
    <w:rsid w:val="004F33EE"/>
    <w:rsid w:val="004F622F"/>
    <w:rsid w:val="00500144"/>
    <w:rsid w:val="00501C92"/>
    <w:rsid w:val="00504DEE"/>
    <w:rsid w:val="005121EF"/>
    <w:rsid w:val="00513AC8"/>
    <w:rsid w:val="00516767"/>
    <w:rsid w:val="005201C9"/>
    <w:rsid w:val="005222FA"/>
    <w:rsid w:val="00523777"/>
    <w:rsid w:val="00523EEF"/>
    <w:rsid w:val="005241B9"/>
    <w:rsid w:val="00525D0F"/>
    <w:rsid w:val="00527D30"/>
    <w:rsid w:val="00530327"/>
    <w:rsid w:val="005309B7"/>
    <w:rsid w:val="00530C92"/>
    <w:rsid w:val="0053156B"/>
    <w:rsid w:val="00531607"/>
    <w:rsid w:val="0053171E"/>
    <w:rsid w:val="005346B6"/>
    <w:rsid w:val="00536983"/>
    <w:rsid w:val="005376FB"/>
    <w:rsid w:val="00540200"/>
    <w:rsid w:val="005404BF"/>
    <w:rsid w:val="00541E5E"/>
    <w:rsid w:val="0054241D"/>
    <w:rsid w:val="00550D01"/>
    <w:rsid w:val="005528F9"/>
    <w:rsid w:val="00553382"/>
    <w:rsid w:val="005549B8"/>
    <w:rsid w:val="005551E8"/>
    <w:rsid w:val="005570F6"/>
    <w:rsid w:val="0056201C"/>
    <w:rsid w:val="00562C42"/>
    <w:rsid w:val="0056425F"/>
    <w:rsid w:val="00565906"/>
    <w:rsid w:val="005679B9"/>
    <w:rsid w:val="00567A24"/>
    <w:rsid w:val="00570346"/>
    <w:rsid w:val="005710E0"/>
    <w:rsid w:val="00571DA0"/>
    <w:rsid w:val="00576B3E"/>
    <w:rsid w:val="005773FB"/>
    <w:rsid w:val="0058227D"/>
    <w:rsid w:val="00582ADA"/>
    <w:rsid w:val="005850C7"/>
    <w:rsid w:val="00585116"/>
    <w:rsid w:val="00586282"/>
    <w:rsid w:val="00590C23"/>
    <w:rsid w:val="00595D5D"/>
    <w:rsid w:val="005A0229"/>
    <w:rsid w:val="005A0320"/>
    <w:rsid w:val="005A0D59"/>
    <w:rsid w:val="005A1DC8"/>
    <w:rsid w:val="005A258B"/>
    <w:rsid w:val="005A2DED"/>
    <w:rsid w:val="005A3366"/>
    <w:rsid w:val="005A5CDF"/>
    <w:rsid w:val="005A62F3"/>
    <w:rsid w:val="005A6C3C"/>
    <w:rsid w:val="005A78C0"/>
    <w:rsid w:val="005B163A"/>
    <w:rsid w:val="005B4D69"/>
    <w:rsid w:val="005B6D84"/>
    <w:rsid w:val="005C1531"/>
    <w:rsid w:val="005C1862"/>
    <w:rsid w:val="005C28FE"/>
    <w:rsid w:val="005C49AE"/>
    <w:rsid w:val="005C53A6"/>
    <w:rsid w:val="005C5433"/>
    <w:rsid w:val="005C574D"/>
    <w:rsid w:val="005C64DD"/>
    <w:rsid w:val="005D0CA2"/>
    <w:rsid w:val="005D18AB"/>
    <w:rsid w:val="005D50B1"/>
    <w:rsid w:val="005D6C60"/>
    <w:rsid w:val="005D76FB"/>
    <w:rsid w:val="005E44A7"/>
    <w:rsid w:val="005F2DA2"/>
    <w:rsid w:val="005F448E"/>
    <w:rsid w:val="00601E00"/>
    <w:rsid w:val="00605350"/>
    <w:rsid w:val="00605CE3"/>
    <w:rsid w:val="00605D39"/>
    <w:rsid w:val="00606DA1"/>
    <w:rsid w:val="00607B12"/>
    <w:rsid w:val="006110F8"/>
    <w:rsid w:val="006133F6"/>
    <w:rsid w:val="00614AA9"/>
    <w:rsid w:val="00615790"/>
    <w:rsid w:val="006161F7"/>
    <w:rsid w:val="006167CF"/>
    <w:rsid w:val="00617DFA"/>
    <w:rsid w:val="00620AFF"/>
    <w:rsid w:val="006210C8"/>
    <w:rsid w:val="006221E9"/>
    <w:rsid w:val="0062236F"/>
    <w:rsid w:val="006244CC"/>
    <w:rsid w:val="0062694D"/>
    <w:rsid w:val="00627870"/>
    <w:rsid w:val="00634356"/>
    <w:rsid w:val="00634BAF"/>
    <w:rsid w:val="00635B3B"/>
    <w:rsid w:val="00636D33"/>
    <w:rsid w:val="00636FED"/>
    <w:rsid w:val="00637051"/>
    <w:rsid w:val="00637CB0"/>
    <w:rsid w:val="0064061C"/>
    <w:rsid w:val="00641152"/>
    <w:rsid w:val="00642584"/>
    <w:rsid w:val="00642C03"/>
    <w:rsid w:val="00646C2D"/>
    <w:rsid w:val="00647A3B"/>
    <w:rsid w:val="00650A1E"/>
    <w:rsid w:val="00651EB3"/>
    <w:rsid w:val="00651EF3"/>
    <w:rsid w:val="00653F02"/>
    <w:rsid w:val="00655BDC"/>
    <w:rsid w:val="00660A08"/>
    <w:rsid w:val="006611C8"/>
    <w:rsid w:val="0066124E"/>
    <w:rsid w:val="00664751"/>
    <w:rsid w:val="00667EB9"/>
    <w:rsid w:val="00670A43"/>
    <w:rsid w:val="00671532"/>
    <w:rsid w:val="00671F6D"/>
    <w:rsid w:val="00671F96"/>
    <w:rsid w:val="00672349"/>
    <w:rsid w:val="00674C3D"/>
    <w:rsid w:val="00681442"/>
    <w:rsid w:val="00685378"/>
    <w:rsid w:val="00686C3C"/>
    <w:rsid w:val="00690892"/>
    <w:rsid w:val="00690F09"/>
    <w:rsid w:val="00691F7D"/>
    <w:rsid w:val="00692424"/>
    <w:rsid w:val="006945CD"/>
    <w:rsid w:val="00694B2B"/>
    <w:rsid w:val="006A39B1"/>
    <w:rsid w:val="006A5307"/>
    <w:rsid w:val="006A599B"/>
    <w:rsid w:val="006B07BB"/>
    <w:rsid w:val="006B43F3"/>
    <w:rsid w:val="006B6F4F"/>
    <w:rsid w:val="006B7692"/>
    <w:rsid w:val="006C2254"/>
    <w:rsid w:val="006C2B19"/>
    <w:rsid w:val="006C5287"/>
    <w:rsid w:val="006C60F7"/>
    <w:rsid w:val="006D0F03"/>
    <w:rsid w:val="006D1861"/>
    <w:rsid w:val="006D19A0"/>
    <w:rsid w:val="006D1C0A"/>
    <w:rsid w:val="006D467B"/>
    <w:rsid w:val="006E0BC7"/>
    <w:rsid w:val="006E4F8E"/>
    <w:rsid w:val="006E5E23"/>
    <w:rsid w:val="006F0391"/>
    <w:rsid w:val="006F0755"/>
    <w:rsid w:val="006F0801"/>
    <w:rsid w:val="006F08A1"/>
    <w:rsid w:val="006F4E0A"/>
    <w:rsid w:val="006F525E"/>
    <w:rsid w:val="006F70E0"/>
    <w:rsid w:val="006F7DD1"/>
    <w:rsid w:val="00700D86"/>
    <w:rsid w:val="0070248A"/>
    <w:rsid w:val="0070314C"/>
    <w:rsid w:val="007049C2"/>
    <w:rsid w:val="0070582D"/>
    <w:rsid w:val="00707042"/>
    <w:rsid w:val="00711A58"/>
    <w:rsid w:val="007126FE"/>
    <w:rsid w:val="007130EC"/>
    <w:rsid w:val="00717DCF"/>
    <w:rsid w:val="007209D7"/>
    <w:rsid w:val="00720B1E"/>
    <w:rsid w:val="007211B1"/>
    <w:rsid w:val="00722746"/>
    <w:rsid w:val="00724C3B"/>
    <w:rsid w:val="00726A08"/>
    <w:rsid w:val="00727AA9"/>
    <w:rsid w:val="00730D17"/>
    <w:rsid w:val="00734FCC"/>
    <w:rsid w:val="0074010F"/>
    <w:rsid w:val="0074062E"/>
    <w:rsid w:val="007463EF"/>
    <w:rsid w:val="007467C4"/>
    <w:rsid w:val="00747C71"/>
    <w:rsid w:val="00747C9C"/>
    <w:rsid w:val="0075017D"/>
    <w:rsid w:val="0075063D"/>
    <w:rsid w:val="00750ABD"/>
    <w:rsid w:val="00760BCF"/>
    <w:rsid w:val="007624DE"/>
    <w:rsid w:val="00762529"/>
    <w:rsid w:val="00762EB8"/>
    <w:rsid w:val="007630CC"/>
    <w:rsid w:val="00763218"/>
    <w:rsid w:val="00763F5A"/>
    <w:rsid w:val="00765325"/>
    <w:rsid w:val="00765581"/>
    <w:rsid w:val="007724D8"/>
    <w:rsid w:val="007728AF"/>
    <w:rsid w:val="00773D7C"/>
    <w:rsid w:val="007761BC"/>
    <w:rsid w:val="007805DA"/>
    <w:rsid w:val="0078095D"/>
    <w:rsid w:val="00780F56"/>
    <w:rsid w:val="00781491"/>
    <w:rsid w:val="00782AC7"/>
    <w:rsid w:val="00782EA0"/>
    <w:rsid w:val="00785965"/>
    <w:rsid w:val="00786E13"/>
    <w:rsid w:val="007900BD"/>
    <w:rsid w:val="00790552"/>
    <w:rsid w:val="00791123"/>
    <w:rsid w:val="00793783"/>
    <w:rsid w:val="007948BA"/>
    <w:rsid w:val="00794D88"/>
    <w:rsid w:val="00795DC3"/>
    <w:rsid w:val="00796D53"/>
    <w:rsid w:val="00796DA1"/>
    <w:rsid w:val="007A0035"/>
    <w:rsid w:val="007A2245"/>
    <w:rsid w:val="007A29A6"/>
    <w:rsid w:val="007A5CED"/>
    <w:rsid w:val="007A7303"/>
    <w:rsid w:val="007A7D68"/>
    <w:rsid w:val="007B0C78"/>
    <w:rsid w:val="007B6EA8"/>
    <w:rsid w:val="007C223A"/>
    <w:rsid w:val="007C2882"/>
    <w:rsid w:val="007C29C4"/>
    <w:rsid w:val="007C30EF"/>
    <w:rsid w:val="007C496A"/>
    <w:rsid w:val="007C5105"/>
    <w:rsid w:val="007C5BF2"/>
    <w:rsid w:val="007C79BD"/>
    <w:rsid w:val="007D1DF0"/>
    <w:rsid w:val="007D462E"/>
    <w:rsid w:val="007D4A88"/>
    <w:rsid w:val="007D7D3B"/>
    <w:rsid w:val="007E01C2"/>
    <w:rsid w:val="007E1FEF"/>
    <w:rsid w:val="007E2986"/>
    <w:rsid w:val="007E3D54"/>
    <w:rsid w:val="007E41B6"/>
    <w:rsid w:val="007E4562"/>
    <w:rsid w:val="007E66CF"/>
    <w:rsid w:val="007F47E4"/>
    <w:rsid w:val="007F6506"/>
    <w:rsid w:val="007F739A"/>
    <w:rsid w:val="0080003A"/>
    <w:rsid w:val="00802B5E"/>
    <w:rsid w:val="00803B74"/>
    <w:rsid w:val="00804385"/>
    <w:rsid w:val="008046B1"/>
    <w:rsid w:val="0080571A"/>
    <w:rsid w:val="00806E56"/>
    <w:rsid w:val="00813084"/>
    <w:rsid w:val="00813456"/>
    <w:rsid w:val="00813BF0"/>
    <w:rsid w:val="00814E2D"/>
    <w:rsid w:val="008157D5"/>
    <w:rsid w:val="00815E0B"/>
    <w:rsid w:val="00816CA7"/>
    <w:rsid w:val="0083149C"/>
    <w:rsid w:val="00831A0A"/>
    <w:rsid w:val="00831D17"/>
    <w:rsid w:val="008329F6"/>
    <w:rsid w:val="008332C2"/>
    <w:rsid w:val="008341B5"/>
    <w:rsid w:val="00834F85"/>
    <w:rsid w:val="008354AC"/>
    <w:rsid w:val="00835CA3"/>
    <w:rsid w:val="00837D8C"/>
    <w:rsid w:val="00840E22"/>
    <w:rsid w:val="0084147C"/>
    <w:rsid w:val="008419A8"/>
    <w:rsid w:val="0084483B"/>
    <w:rsid w:val="00845146"/>
    <w:rsid w:val="008516B8"/>
    <w:rsid w:val="00852951"/>
    <w:rsid w:val="00854C14"/>
    <w:rsid w:val="00854C2B"/>
    <w:rsid w:val="0085510A"/>
    <w:rsid w:val="00855C7A"/>
    <w:rsid w:val="0086030A"/>
    <w:rsid w:val="008608F5"/>
    <w:rsid w:val="0086264B"/>
    <w:rsid w:val="00865A97"/>
    <w:rsid w:val="00865D2D"/>
    <w:rsid w:val="00865E49"/>
    <w:rsid w:val="00866311"/>
    <w:rsid w:val="00871305"/>
    <w:rsid w:val="00871EAB"/>
    <w:rsid w:val="0087207C"/>
    <w:rsid w:val="00872AB0"/>
    <w:rsid w:val="00873F00"/>
    <w:rsid w:val="00875261"/>
    <w:rsid w:val="00877907"/>
    <w:rsid w:val="00881149"/>
    <w:rsid w:val="00881607"/>
    <w:rsid w:val="008827E1"/>
    <w:rsid w:val="00883426"/>
    <w:rsid w:val="0088440C"/>
    <w:rsid w:val="0088601A"/>
    <w:rsid w:val="008875E3"/>
    <w:rsid w:val="00887824"/>
    <w:rsid w:val="00890048"/>
    <w:rsid w:val="00890E5B"/>
    <w:rsid w:val="00893AEE"/>
    <w:rsid w:val="008948A4"/>
    <w:rsid w:val="00895830"/>
    <w:rsid w:val="0089658D"/>
    <w:rsid w:val="008975AC"/>
    <w:rsid w:val="008A1F5C"/>
    <w:rsid w:val="008A4702"/>
    <w:rsid w:val="008A4764"/>
    <w:rsid w:val="008A5922"/>
    <w:rsid w:val="008B4564"/>
    <w:rsid w:val="008B4A8B"/>
    <w:rsid w:val="008B6EE2"/>
    <w:rsid w:val="008C06B3"/>
    <w:rsid w:val="008C0A4D"/>
    <w:rsid w:val="008C2866"/>
    <w:rsid w:val="008C5ED7"/>
    <w:rsid w:val="008C6606"/>
    <w:rsid w:val="008C6DF8"/>
    <w:rsid w:val="008C6F7E"/>
    <w:rsid w:val="008C703A"/>
    <w:rsid w:val="008D118E"/>
    <w:rsid w:val="008D142D"/>
    <w:rsid w:val="008D1516"/>
    <w:rsid w:val="008D5DF7"/>
    <w:rsid w:val="008D67F0"/>
    <w:rsid w:val="008E0A67"/>
    <w:rsid w:val="008E0EDA"/>
    <w:rsid w:val="008E7C5E"/>
    <w:rsid w:val="008F13DC"/>
    <w:rsid w:val="008F3066"/>
    <w:rsid w:val="008F3C92"/>
    <w:rsid w:val="008F4985"/>
    <w:rsid w:val="008F6D18"/>
    <w:rsid w:val="008F744E"/>
    <w:rsid w:val="009003F7"/>
    <w:rsid w:val="0090054D"/>
    <w:rsid w:val="0090109F"/>
    <w:rsid w:val="00901365"/>
    <w:rsid w:val="00902AA3"/>
    <w:rsid w:val="0090493B"/>
    <w:rsid w:val="00905881"/>
    <w:rsid w:val="00910A7A"/>
    <w:rsid w:val="00910F3C"/>
    <w:rsid w:val="00912C6D"/>
    <w:rsid w:val="00913E7A"/>
    <w:rsid w:val="00913EEF"/>
    <w:rsid w:val="00915C50"/>
    <w:rsid w:val="00917DCB"/>
    <w:rsid w:val="009219F9"/>
    <w:rsid w:val="009224F1"/>
    <w:rsid w:val="00922EDF"/>
    <w:rsid w:val="00924301"/>
    <w:rsid w:val="009254DC"/>
    <w:rsid w:val="00927530"/>
    <w:rsid w:val="00930507"/>
    <w:rsid w:val="0093172B"/>
    <w:rsid w:val="009337A5"/>
    <w:rsid w:val="009357A7"/>
    <w:rsid w:val="00936CBB"/>
    <w:rsid w:val="00940C00"/>
    <w:rsid w:val="00943D2A"/>
    <w:rsid w:val="00943F12"/>
    <w:rsid w:val="009453EF"/>
    <w:rsid w:val="00945B86"/>
    <w:rsid w:val="009529F3"/>
    <w:rsid w:val="00956FCA"/>
    <w:rsid w:val="00957DFD"/>
    <w:rsid w:val="00960554"/>
    <w:rsid w:val="0096135E"/>
    <w:rsid w:val="00963BC5"/>
    <w:rsid w:val="00963E90"/>
    <w:rsid w:val="009666C6"/>
    <w:rsid w:val="00967084"/>
    <w:rsid w:val="00970BD5"/>
    <w:rsid w:val="00972B70"/>
    <w:rsid w:val="00974EA0"/>
    <w:rsid w:val="009752EC"/>
    <w:rsid w:val="00975BE0"/>
    <w:rsid w:val="009762D1"/>
    <w:rsid w:val="00980BFC"/>
    <w:rsid w:val="0098241A"/>
    <w:rsid w:val="0098329D"/>
    <w:rsid w:val="00984277"/>
    <w:rsid w:val="009854D0"/>
    <w:rsid w:val="0099021B"/>
    <w:rsid w:val="00994C99"/>
    <w:rsid w:val="00997D31"/>
    <w:rsid w:val="009A1B76"/>
    <w:rsid w:val="009A38D1"/>
    <w:rsid w:val="009A4189"/>
    <w:rsid w:val="009A5C40"/>
    <w:rsid w:val="009A62E9"/>
    <w:rsid w:val="009B0D88"/>
    <w:rsid w:val="009B3EBF"/>
    <w:rsid w:val="009B4617"/>
    <w:rsid w:val="009B4BA2"/>
    <w:rsid w:val="009B5E24"/>
    <w:rsid w:val="009B69E5"/>
    <w:rsid w:val="009C0508"/>
    <w:rsid w:val="009C0AF1"/>
    <w:rsid w:val="009C21FA"/>
    <w:rsid w:val="009C57C6"/>
    <w:rsid w:val="009D0DE7"/>
    <w:rsid w:val="009D25C1"/>
    <w:rsid w:val="009D3CD5"/>
    <w:rsid w:val="009D4794"/>
    <w:rsid w:val="009D520F"/>
    <w:rsid w:val="009E1C1A"/>
    <w:rsid w:val="009E1F01"/>
    <w:rsid w:val="009E297F"/>
    <w:rsid w:val="009E2B85"/>
    <w:rsid w:val="009E2CD3"/>
    <w:rsid w:val="009E50B6"/>
    <w:rsid w:val="009E6AC0"/>
    <w:rsid w:val="009E7386"/>
    <w:rsid w:val="009F2221"/>
    <w:rsid w:val="009F2C84"/>
    <w:rsid w:val="009F4B98"/>
    <w:rsid w:val="00A00D95"/>
    <w:rsid w:val="00A0110A"/>
    <w:rsid w:val="00A01836"/>
    <w:rsid w:val="00A0204B"/>
    <w:rsid w:val="00A035A0"/>
    <w:rsid w:val="00A05529"/>
    <w:rsid w:val="00A057A3"/>
    <w:rsid w:val="00A07E78"/>
    <w:rsid w:val="00A11254"/>
    <w:rsid w:val="00A115DB"/>
    <w:rsid w:val="00A12A0D"/>
    <w:rsid w:val="00A14430"/>
    <w:rsid w:val="00A146DA"/>
    <w:rsid w:val="00A148D4"/>
    <w:rsid w:val="00A164DF"/>
    <w:rsid w:val="00A16D46"/>
    <w:rsid w:val="00A1775C"/>
    <w:rsid w:val="00A17764"/>
    <w:rsid w:val="00A177C3"/>
    <w:rsid w:val="00A20F4C"/>
    <w:rsid w:val="00A23F12"/>
    <w:rsid w:val="00A254B8"/>
    <w:rsid w:val="00A27F5D"/>
    <w:rsid w:val="00A31342"/>
    <w:rsid w:val="00A32CA3"/>
    <w:rsid w:val="00A348F8"/>
    <w:rsid w:val="00A35058"/>
    <w:rsid w:val="00A36828"/>
    <w:rsid w:val="00A433C7"/>
    <w:rsid w:val="00A454A2"/>
    <w:rsid w:val="00A45FF6"/>
    <w:rsid w:val="00A47DE4"/>
    <w:rsid w:val="00A50ACE"/>
    <w:rsid w:val="00A51DEC"/>
    <w:rsid w:val="00A52DEA"/>
    <w:rsid w:val="00A542C6"/>
    <w:rsid w:val="00A549FE"/>
    <w:rsid w:val="00A559D1"/>
    <w:rsid w:val="00A57142"/>
    <w:rsid w:val="00A57432"/>
    <w:rsid w:val="00A57D4D"/>
    <w:rsid w:val="00A609EC"/>
    <w:rsid w:val="00A64217"/>
    <w:rsid w:val="00A64972"/>
    <w:rsid w:val="00A657AA"/>
    <w:rsid w:val="00A7011B"/>
    <w:rsid w:val="00A727BB"/>
    <w:rsid w:val="00A752FE"/>
    <w:rsid w:val="00A759F8"/>
    <w:rsid w:val="00A75E9F"/>
    <w:rsid w:val="00A75F6C"/>
    <w:rsid w:val="00A76DA1"/>
    <w:rsid w:val="00A77356"/>
    <w:rsid w:val="00A82651"/>
    <w:rsid w:val="00A82891"/>
    <w:rsid w:val="00A82DAE"/>
    <w:rsid w:val="00A8338D"/>
    <w:rsid w:val="00A83A93"/>
    <w:rsid w:val="00A83FA0"/>
    <w:rsid w:val="00A86C88"/>
    <w:rsid w:val="00A87155"/>
    <w:rsid w:val="00A904BA"/>
    <w:rsid w:val="00A90CCC"/>
    <w:rsid w:val="00A92188"/>
    <w:rsid w:val="00A922D2"/>
    <w:rsid w:val="00A92970"/>
    <w:rsid w:val="00A9346E"/>
    <w:rsid w:val="00A93868"/>
    <w:rsid w:val="00A94CA6"/>
    <w:rsid w:val="00A95A22"/>
    <w:rsid w:val="00A97A81"/>
    <w:rsid w:val="00AA387F"/>
    <w:rsid w:val="00AA3CB0"/>
    <w:rsid w:val="00AA4B69"/>
    <w:rsid w:val="00AA6447"/>
    <w:rsid w:val="00AA687C"/>
    <w:rsid w:val="00AB06AB"/>
    <w:rsid w:val="00AB1252"/>
    <w:rsid w:val="00AB36C4"/>
    <w:rsid w:val="00AB3742"/>
    <w:rsid w:val="00AB3A62"/>
    <w:rsid w:val="00AB3EE3"/>
    <w:rsid w:val="00AB402C"/>
    <w:rsid w:val="00AB4CB7"/>
    <w:rsid w:val="00AB4F36"/>
    <w:rsid w:val="00AB62CF"/>
    <w:rsid w:val="00AB78B7"/>
    <w:rsid w:val="00AC0D26"/>
    <w:rsid w:val="00AC1474"/>
    <w:rsid w:val="00AC27E4"/>
    <w:rsid w:val="00AC2898"/>
    <w:rsid w:val="00AC3A77"/>
    <w:rsid w:val="00AC440B"/>
    <w:rsid w:val="00AC4579"/>
    <w:rsid w:val="00AC7C3F"/>
    <w:rsid w:val="00AC7DD9"/>
    <w:rsid w:val="00AD0302"/>
    <w:rsid w:val="00AD2523"/>
    <w:rsid w:val="00AD3849"/>
    <w:rsid w:val="00AD3888"/>
    <w:rsid w:val="00AD47C6"/>
    <w:rsid w:val="00AD758D"/>
    <w:rsid w:val="00AE02F6"/>
    <w:rsid w:val="00AE1F44"/>
    <w:rsid w:val="00AE21C5"/>
    <w:rsid w:val="00AE2295"/>
    <w:rsid w:val="00AE323A"/>
    <w:rsid w:val="00AE4911"/>
    <w:rsid w:val="00AE6FC3"/>
    <w:rsid w:val="00AF476F"/>
    <w:rsid w:val="00AF4AE5"/>
    <w:rsid w:val="00AF4BD3"/>
    <w:rsid w:val="00AF643B"/>
    <w:rsid w:val="00AF6E3B"/>
    <w:rsid w:val="00B0020C"/>
    <w:rsid w:val="00B04F63"/>
    <w:rsid w:val="00B06EA3"/>
    <w:rsid w:val="00B07AE1"/>
    <w:rsid w:val="00B13596"/>
    <w:rsid w:val="00B14646"/>
    <w:rsid w:val="00B156BD"/>
    <w:rsid w:val="00B15AC8"/>
    <w:rsid w:val="00B17BFB"/>
    <w:rsid w:val="00B2037A"/>
    <w:rsid w:val="00B220BC"/>
    <w:rsid w:val="00B26864"/>
    <w:rsid w:val="00B34333"/>
    <w:rsid w:val="00B40910"/>
    <w:rsid w:val="00B41714"/>
    <w:rsid w:val="00B42523"/>
    <w:rsid w:val="00B436B0"/>
    <w:rsid w:val="00B4487E"/>
    <w:rsid w:val="00B47147"/>
    <w:rsid w:val="00B479AB"/>
    <w:rsid w:val="00B506FD"/>
    <w:rsid w:val="00B5141E"/>
    <w:rsid w:val="00B51CA5"/>
    <w:rsid w:val="00B5264F"/>
    <w:rsid w:val="00B526F5"/>
    <w:rsid w:val="00B54E40"/>
    <w:rsid w:val="00B578FE"/>
    <w:rsid w:val="00B60735"/>
    <w:rsid w:val="00B625BC"/>
    <w:rsid w:val="00B62EBB"/>
    <w:rsid w:val="00B62F71"/>
    <w:rsid w:val="00B64190"/>
    <w:rsid w:val="00B67930"/>
    <w:rsid w:val="00B712DC"/>
    <w:rsid w:val="00B713DC"/>
    <w:rsid w:val="00B744EF"/>
    <w:rsid w:val="00B74D7F"/>
    <w:rsid w:val="00B756AC"/>
    <w:rsid w:val="00B75E27"/>
    <w:rsid w:val="00B82014"/>
    <w:rsid w:val="00B83009"/>
    <w:rsid w:val="00B83DEB"/>
    <w:rsid w:val="00B84683"/>
    <w:rsid w:val="00B906BC"/>
    <w:rsid w:val="00B95ADF"/>
    <w:rsid w:val="00B96AF4"/>
    <w:rsid w:val="00B976E8"/>
    <w:rsid w:val="00B97C2C"/>
    <w:rsid w:val="00BA2A0D"/>
    <w:rsid w:val="00BA3737"/>
    <w:rsid w:val="00BB3A2C"/>
    <w:rsid w:val="00BB3FF9"/>
    <w:rsid w:val="00BB582D"/>
    <w:rsid w:val="00BB7D83"/>
    <w:rsid w:val="00BC0DC3"/>
    <w:rsid w:val="00BC1E2E"/>
    <w:rsid w:val="00BC3227"/>
    <w:rsid w:val="00BC3FB7"/>
    <w:rsid w:val="00BC767F"/>
    <w:rsid w:val="00BD09EE"/>
    <w:rsid w:val="00BD42E9"/>
    <w:rsid w:val="00BD5319"/>
    <w:rsid w:val="00BD55FB"/>
    <w:rsid w:val="00BD5AC8"/>
    <w:rsid w:val="00BD5E3D"/>
    <w:rsid w:val="00BD5E68"/>
    <w:rsid w:val="00BD6589"/>
    <w:rsid w:val="00BD6DBE"/>
    <w:rsid w:val="00BD73D6"/>
    <w:rsid w:val="00BD7955"/>
    <w:rsid w:val="00BE0B69"/>
    <w:rsid w:val="00BE0FBB"/>
    <w:rsid w:val="00BE5661"/>
    <w:rsid w:val="00BE5CBB"/>
    <w:rsid w:val="00BE5DBA"/>
    <w:rsid w:val="00BE7825"/>
    <w:rsid w:val="00BE7829"/>
    <w:rsid w:val="00BE7F1B"/>
    <w:rsid w:val="00BF063C"/>
    <w:rsid w:val="00BF0F18"/>
    <w:rsid w:val="00BF3C81"/>
    <w:rsid w:val="00BF41BA"/>
    <w:rsid w:val="00BF59A1"/>
    <w:rsid w:val="00BF785B"/>
    <w:rsid w:val="00C01E4C"/>
    <w:rsid w:val="00C05AB1"/>
    <w:rsid w:val="00C068C2"/>
    <w:rsid w:val="00C06C86"/>
    <w:rsid w:val="00C079B5"/>
    <w:rsid w:val="00C102D7"/>
    <w:rsid w:val="00C11DEA"/>
    <w:rsid w:val="00C137E7"/>
    <w:rsid w:val="00C14649"/>
    <w:rsid w:val="00C15261"/>
    <w:rsid w:val="00C154C9"/>
    <w:rsid w:val="00C16AC2"/>
    <w:rsid w:val="00C17485"/>
    <w:rsid w:val="00C178D6"/>
    <w:rsid w:val="00C25989"/>
    <w:rsid w:val="00C31F73"/>
    <w:rsid w:val="00C32923"/>
    <w:rsid w:val="00C36202"/>
    <w:rsid w:val="00C363B2"/>
    <w:rsid w:val="00C37E53"/>
    <w:rsid w:val="00C42AF5"/>
    <w:rsid w:val="00C43D9E"/>
    <w:rsid w:val="00C444F9"/>
    <w:rsid w:val="00C45764"/>
    <w:rsid w:val="00C45BFD"/>
    <w:rsid w:val="00C45E51"/>
    <w:rsid w:val="00C50089"/>
    <w:rsid w:val="00C51636"/>
    <w:rsid w:val="00C51E88"/>
    <w:rsid w:val="00C53339"/>
    <w:rsid w:val="00C557AC"/>
    <w:rsid w:val="00C562B7"/>
    <w:rsid w:val="00C56A8B"/>
    <w:rsid w:val="00C6245E"/>
    <w:rsid w:val="00C638F4"/>
    <w:rsid w:val="00C76078"/>
    <w:rsid w:val="00C80686"/>
    <w:rsid w:val="00C80A07"/>
    <w:rsid w:val="00C80C81"/>
    <w:rsid w:val="00C818CB"/>
    <w:rsid w:val="00C82108"/>
    <w:rsid w:val="00C82354"/>
    <w:rsid w:val="00C85059"/>
    <w:rsid w:val="00C8680D"/>
    <w:rsid w:val="00C872BF"/>
    <w:rsid w:val="00C908EA"/>
    <w:rsid w:val="00C919E9"/>
    <w:rsid w:val="00C92345"/>
    <w:rsid w:val="00C929F5"/>
    <w:rsid w:val="00C947A8"/>
    <w:rsid w:val="00C94CCF"/>
    <w:rsid w:val="00C95057"/>
    <w:rsid w:val="00C951DB"/>
    <w:rsid w:val="00C97A7B"/>
    <w:rsid w:val="00CA1108"/>
    <w:rsid w:val="00CA24C1"/>
    <w:rsid w:val="00CA47C3"/>
    <w:rsid w:val="00CA5D64"/>
    <w:rsid w:val="00CA621F"/>
    <w:rsid w:val="00CA76DD"/>
    <w:rsid w:val="00CB0FCE"/>
    <w:rsid w:val="00CB5685"/>
    <w:rsid w:val="00CC413B"/>
    <w:rsid w:val="00CC4883"/>
    <w:rsid w:val="00CC69D4"/>
    <w:rsid w:val="00CC6ECD"/>
    <w:rsid w:val="00CD0865"/>
    <w:rsid w:val="00CD3CFB"/>
    <w:rsid w:val="00CD5617"/>
    <w:rsid w:val="00CD74D4"/>
    <w:rsid w:val="00CE146D"/>
    <w:rsid w:val="00CE1FC5"/>
    <w:rsid w:val="00CE3F4B"/>
    <w:rsid w:val="00CE480B"/>
    <w:rsid w:val="00CE5221"/>
    <w:rsid w:val="00CE6CFB"/>
    <w:rsid w:val="00CE7B01"/>
    <w:rsid w:val="00CF4C25"/>
    <w:rsid w:val="00CF4D98"/>
    <w:rsid w:val="00CF6644"/>
    <w:rsid w:val="00CF76F3"/>
    <w:rsid w:val="00D00019"/>
    <w:rsid w:val="00D0475E"/>
    <w:rsid w:val="00D11ECF"/>
    <w:rsid w:val="00D163F0"/>
    <w:rsid w:val="00D1705B"/>
    <w:rsid w:val="00D23CF3"/>
    <w:rsid w:val="00D245D1"/>
    <w:rsid w:val="00D261B7"/>
    <w:rsid w:val="00D30A0F"/>
    <w:rsid w:val="00D33321"/>
    <w:rsid w:val="00D3544B"/>
    <w:rsid w:val="00D35CE4"/>
    <w:rsid w:val="00D40AD2"/>
    <w:rsid w:val="00D4221E"/>
    <w:rsid w:val="00D44091"/>
    <w:rsid w:val="00D44AD1"/>
    <w:rsid w:val="00D45390"/>
    <w:rsid w:val="00D50093"/>
    <w:rsid w:val="00D50E4E"/>
    <w:rsid w:val="00D51C93"/>
    <w:rsid w:val="00D547A6"/>
    <w:rsid w:val="00D558F8"/>
    <w:rsid w:val="00D55BE8"/>
    <w:rsid w:val="00D604FB"/>
    <w:rsid w:val="00D622DF"/>
    <w:rsid w:val="00D62E04"/>
    <w:rsid w:val="00D67826"/>
    <w:rsid w:val="00D67E70"/>
    <w:rsid w:val="00D67FE2"/>
    <w:rsid w:val="00D70660"/>
    <w:rsid w:val="00D720A4"/>
    <w:rsid w:val="00D720B4"/>
    <w:rsid w:val="00D736EC"/>
    <w:rsid w:val="00D73A50"/>
    <w:rsid w:val="00D73AF6"/>
    <w:rsid w:val="00D753CA"/>
    <w:rsid w:val="00D76BB9"/>
    <w:rsid w:val="00D76E1F"/>
    <w:rsid w:val="00D774AF"/>
    <w:rsid w:val="00D84DCF"/>
    <w:rsid w:val="00D85FCC"/>
    <w:rsid w:val="00D90118"/>
    <w:rsid w:val="00D902C6"/>
    <w:rsid w:val="00D91595"/>
    <w:rsid w:val="00D91BF9"/>
    <w:rsid w:val="00D92532"/>
    <w:rsid w:val="00D92C30"/>
    <w:rsid w:val="00D93520"/>
    <w:rsid w:val="00D97183"/>
    <w:rsid w:val="00D9732C"/>
    <w:rsid w:val="00D973B3"/>
    <w:rsid w:val="00D97A82"/>
    <w:rsid w:val="00DA2079"/>
    <w:rsid w:val="00DA321F"/>
    <w:rsid w:val="00DA56DA"/>
    <w:rsid w:val="00DA6D51"/>
    <w:rsid w:val="00DA70BF"/>
    <w:rsid w:val="00DB0392"/>
    <w:rsid w:val="00DB1362"/>
    <w:rsid w:val="00DB1785"/>
    <w:rsid w:val="00DB1E41"/>
    <w:rsid w:val="00DB204A"/>
    <w:rsid w:val="00DB36BA"/>
    <w:rsid w:val="00DB4A58"/>
    <w:rsid w:val="00DB7868"/>
    <w:rsid w:val="00DB7F9D"/>
    <w:rsid w:val="00DC3207"/>
    <w:rsid w:val="00DC444A"/>
    <w:rsid w:val="00DC61F3"/>
    <w:rsid w:val="00DC7D4A"/>
    <w:rsid w:val="00DD0DAF"/>
    <w:rsid w:val="00DD1247"/>
    <w:rsid w:val="00DD19E2"/>
    <w:rsid w:val="00DD3B08"/>
    <w:rsid w:val="00DD491E"/>
    <w:rsid w:val="00DD5EC4"/>
    <w:rsid w:val="00DD663D"/>
    <w:rsid w:val="00DD72B1"/>
    <w:rsid w:val="00DE2388"/>
    <w:rsid w:val="00DE45FB"/>
    <w:rsid w:val="00DE7C9D"/>
    <w:rsid w:val="00DF16CA"/>
    <w:rsid w:val="00DF179F"/>
    <w:rsid w:val="00DF211B"/>
    <w:rsid w:val="00DF261F"/>
    <w:rsid w:val="00DF350F"/>
    <w:rsid w:val="00DF36F7"/>
    <w:rsid w:val="00DF413F"/>
    <w:rsid w:val="00DF4E00"/>
    <w:rsid w:val="00DF4FC4"/>
    <w:rsid w:val="00DF5C6D"/>
    <w:rsid w:val="00DF6C2F"/>
    <w:rsid w:val="00DF78EA"/>
    <w:rsid w:val="00E021B4"/>
    <w:rsid w:val="00E0282D"/>
    <w:rsid w:val="00E03316"/>
    <w:rsid w:val="00E03E26"/>
    <w:rsid w:val="00E04FD6"/>
    <w:rsid w:val="00E056C6"/>
    <w:rsid w:val="00E10ACA"/>
    <w:rsid w:val="00E1151C"/>
    <w:rsid w:val="00E12CC7"/>
    <w:rsid w:val="00E15F0A"/>
    <w:rsid w:val="00E1779A"/>
    <w:rsid w:val="00E205C3"/>
    <w:rsid w:val="00E20A3B"/>
    <w:rsid w:val="00E20EA3"/>
    <w:rsid w:val="00E24157"/>
    <w:rsid w:val="00E2540B"/>
    <w:rsid w:val="00E25A6F"/>
    <w:rsid w:val="00E25E13"/>
    <w:rsid w:val="00E274C4"/>
    <w:rsid w:val="00E31C15"/>
    <w:rsid w:val="00E32AF9"/>
    <w:rsid w:val="00E33679"/>
    <w:rsid w:val="00E33A6F"/>
    <w:rsid w:val="00E343B8"/>
    <w:rsid w:val="00E36122"/>
    <w:rsid w:val="00E3790C"/>
    <w:rsid w:val="00E40601"/>
    <w:rsid w:val="00E40915"/>
    <w:rsid w:val="00E4286C"/>
    <w:rsid w:val="00E43C97"/>
    <w:rsid w:val="00E44897"/>
    <w:rsid w:val="00E45088"/>
    <w:rsid w:val="00E45C43"/>
    <w:rsid w:val="00E47A93"/>
    <w:rsid w:val="00E51879"/>
    <w:rsid w:val="00E535FE"/>
    <w:rsid w:val="00E545DF"/>
    <w:rsid w:val="00E54A8C"/>
    <w:rsid w:val="00E54D85"/>
    <w:rsid w:val="00E5562F"/>
    <w:rsid w:val="00E5589A"/>
    <w:rsid w:val="00E579AF"/>
    <w:rsid w:val="00E60F47"/>
    <w:rsid w:val="00E620E3"/>
    <w:rsid w:val="00E641AA"/>
    <w:rsid w:val="00E642D9"/>
    <w:rsid w:val="00E64601"/>
    <w:rsid w:val="00E72399"/>
    <w:rsid w:val="00E736BA"/>
    <w:rsid w:val="00E7475B"/>
    <w:rsid w:val="00E80F9B"/>
    <w:rsid w:val="00E81758"/>
    <w:rsid w:val="00E838A3"/>
    <w:rsid w:val="00E84171"/>
    <w:rsid w:val="00E910A4"/>
    <w:rsid w:val="00E92E8A"/>
    <w:rsid w:val="00E95357"/>
    <w:rsid w:val="00E95503"/>
    <w:rsid w:val="00E95846"/>
    <w:rsid w:val="00E95FFA"/>
    <w:rsid w:val="00E970FD"/>
    <w:rsid w:val="00EA1770"/>
    <w:rsid w:val="00EA410F"/>
    <w:rsid w:val="00EA41AE"/>
    <w:rsid w:val="00EA4836"/>
    <w:rsid w:val="00EB34C3"/>
    <w:rsid w:val="00EB4B52"/>
    <w:rsid w:val="00EB55BA"/>
    <w:rsid w:val="00EC1ADD"/>
    <w:rsid w:val="00EC1D50"/>
    <w:rsid w:val="00EC4206"/>
    <w:rsid w:val="00ED087B"/>
    <w:rsid w:val="00ED140A"/>
    <w:rsid w:val="00ED1A47"/>
    <w:rsid w:val="00ED2DAF"/>
    <w:rsid w:val="00ED7E38"/>
    <w:rsid w:val="00EE26F0"/>
    <w:rsid w:val="00EE3521"/>
    <w:rsid w:val="00EE39E1"/>
    <w:rsid w:val="00EE5A0E"/>
    <w:rsid w:val="00EE649C"/>
    <w:rsid w:val="00EE74C2"/>
    <w:rsid w:val="00EF024B"/>
    <w:rsid w:val="00EF0670"/>
    <w:rsid w:val="00F001AF"/>
    <w:rsid w:val="00F00A3C"/>
    <w:rsid w:val="00F03058"/>
    <w:rsid w:val="00F05072"/>
    <w:rsid w:val="00F0538B"/>
    <w:rsid w:val="00F05D94"/>
    <w:rsid w:val="00F12AE4"/>
    <w:rsid w:val="00F13206"/>
    <w:rsid w:val="00F1411E"/>
    <w:rsid w:val="00F143E6"/>
    <w:rsid w:val="00F1549C"/>
    <w:rsid w:val="00F16BDB"/>
    <w:rsid w:val="00F21E11"/>
    <w:rsid w:val="00F2527A"/>
    <w:rsid w:val="00F2560D"/>
    <w:rsid w:val="00F258DC"/>
    <w:rsid w:val="00F27262"/>
    <w:rsid w:val="00F32418"/>
    <w:rsid w:val="00F33817"/>
    <w:rsid w:val="00F34C4F"/>
    <w:rsid w:val="00F35C37"/>
    <w:rsid w:val="00F36725"/>
    <w:rsid w:val="00F36C0C"/>
    <w:rsid w:val="00F40CDB"/>
    <w:rsid w:val="00F42B2F"/>
    <w:rsid w:val="00F42CBC"/>
    <w:rsid w:val="00F44AED"/>
    <w:rsid w:val="00F45174"/>
    <w:rsid w:val="00F53B90"/>
    <w:rsid w:val="00F5404E"/>
    <w:rsid w:val="00F548AC"/>
    <w:rsid w:val="00F577D1"/>
    <w:rsid w:val="00F61CA7"/>
    <w:rsid w:val="00F63B6E"/>
    <w:rsid w:val="00F65BF2"/>
    <w:rsid w:val="00F66D07"/>
    <w:rsid w:val="00F66DB8"/>
    <w:rsid w:val="00F67023"/>
    <w:rsid w:val="00F67E3F"/>
    <w:rsid w:val="00F7048F"/>
    <w:rsid w:val="00F70FBB"/>
    <w:rsid w:val="00F72110"/>
    <w:rsid w:val="00F735B8"/>
    <w:rsid w:val="00F7409D"/>
    <w:rsid w:val="00F74496"/>
    <w:rsid w:val="00F744AB"/>
    <w:rsid w:val="00F7697C"/>
    <w:rsid w:val="00F77A0E"/>
    <w:rsid w:val="00F80DD1"/>
    <w:rsid w:val="00F8147D"/>
    <w:rsid w:val="00F8148A"/>
    <w:rsid w:val="00F83B2C"/>
    <w:rsid w:val="00F848E8"/>
    <w:rsid w:val="00F855C1"/>
    <w:rsid w:val="00F86906"/>
    <w:rsid w:val="00F878CA"/>
    <w:rsid w:val="00F90187"/>
    <w:rsid w:val="00F906D2"/>
    <w:rsid w:val="00F90FDF"/>
    <w:rsid w:val="00F92724"/>
    <w:rsid w:val="00F93B65"/>
    <w:rsid w:val="00F93DBB"/>
    <w:rsid w:val="00F94D6C"/>
    <w:rsid w:val="00F94F81"/>
    <w:rsid w:val="00F95F5C"/>
    <w:rsid w:val="00F9639D"/>
    <w:rsid w:val="00FA024D"/>
    <w:rsid w:val="00FA1518"/>
    <w:rsid w:val="00FA2AC4"/>
    <w:rsid w:val="00FA471D"/>
    <w:rsid w:val="00FA4FD7"/>
    <w:rsid w:val="00FB05FE"/>
    <w:rsid w:val="00FB12BE"/>
    <w:rsid w:val="00FB2635"/>
    <w:rsid w:val="00FB457A"/>
    <w:rsid w:val="00FB511C"/>
    <w:rsid w:val="00FC0407"/>
    <w:rsid w:val="00FC234B"/>
    <w:rsid w:val="00FC38F9"/>
    <w:rsid w:val="00FC443F"/>
    <w:rsid w:val="00FC497E"/>
    <w:rsid w:val="00FC69F4"/>
    <w:rsid w:val="00FC6F7E"/>
    <w:rsid w:val="00FC72F9"/>
    <w:rsid w:val="00FD194D"/>
    <w:rsid w:val="00FD6521"/>
    <w:rsid w:val="00FD69AC"/>
    <w:rsid w:val="00FE1C33"/>
    <w:rsid w:val="00FE228D"/>
    <w:rsid w:val="00FE4C86"/>
    <w:rsid w:val="00FE5ABB"/>
    <w:rsid w:val="00FE7ECA"/>
    <w:rsid w:val="00FF02B6"/>
    <w:rsid w:val="00FF0FF9"/>
    <w:rsid w:val="00FF69DB"/>
    <w:rsid w:val="00FF74F9"/>
    <w:rsid w:val="019F9010"/>
    <w:rsid w:val="0218E829"/>
    <w:rsid w:val="02AB5033"/>
    <w:rsid w:val="03810E87"/>
    <w:rsid w:val="046F1F72"/>
    <w:rsid w:val="0470D145"/>
    <w:rsid w:val="048B0DAE"/>
    <w:rsid w:val="0564569E"/>
    <w:rsid w:val="06BF5862"/>
    <w:rsid w:val="0701C482"/>
    <w:rsid w:val="07A6EBF3"/>
    <w:rsid w:val="09D8BB76"/>
    <w:rsid w:val="0C6C9C5F"/>
    <w:rsid w:val="0FD40DEC"/>
    <w:rsid w:val="102EF64D"/>
    <w:rsid w:val="11DAD22F"/>
    <w:rsid w:val="12A33625"/>
    <w:rsid w:val="12D2F7DF"/>
    <w:rsid w:val="13298263"/>
    <w:rsid w:val="13E8F174"/>
    <w:rsid w:val="1406F91F"/>
    <w:rsid w:val="14581978"/>
    <w:rsid w:val="152FD48E"/>
    <w:rsid w:val="16D0A908"/>
    <w:rsid w:val="17531A08"/>
    <w:rsid w:val="19216317"/>
    <w:rsid w:val="195FABA1"/>
    <w:rsid w:val="19BF3D24"/>
    <w:rsid w:val="1AB7EF5D"/>
    <w:rsid w:val="2018323D"/>
    <w:rsid w:val="20531D09"/>
    <w:rsid w:val="21CA6FEF"/>
    <w:rsid w:val="21CF1676"/>
    <w:rsid w:val="24130655"/>
    <w:rsid w:val="2A4C6A66"/>
    <w:rsid w:val="2B9C51F6"/>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667E678"/>
    <w:rsid w:val="476C558A"/>
    <w:rsid w:val="488155A3"/>
    <w:rsid w:val="4B988CAD"/>
    <w:rsid w:val="4BFC82F4"/>
    <w:rsid w:val="4C40FFF8"/>
    <w:rsid w:val="4C7078CE"/>
    <w:rsid w:val="4CFC509D"/>
    <w:rsid w:val="4DD0FAED"/>
    <w:rsid w:val="4E45CDC2"/>
    <w:rsid w:val="4F5E63BA"/>
    <w:rsid w:val="505021C0"/>
    <w:rsid w:val="50E0B231"/>
    <w:rsid w:val="52647DB3"/>
    <w:rsid w:val="5292C8B2"/>
    <w:rsid w:val="53294D5D"/>
    <w:rsid w:val="53EE9860"/>
    <w:rsid w:val="550FB326"/>
    <w:rsid w:val="55B7423A"/>
    <w:rsid w:val="5757AF4C"/>
    <w:rsid w:val="5795180B"/>
    <w:rsid w:val="58831E34"/>
    <w:rsid w:val="58BF90F7"/>
    <w:rsid w:val="5C42476C"/>
    <w:rsid w:val="5EA9B410"/>
    <w:rsid w:val="5FE44F6E"/>
    <w:rsid w:val="6048897B"/>
    <w:rsid w:val="60802E35"/>
    <w:rsid w:val="60E59047"/>
    <w:rsid w:val="611941A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7396DFF4-DF7A-432D-BAEE-F4BD54C5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607"/>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FC72F9"/>
    <w:rPr>
      <w:color w:val="0000FF"/>
      <w:u w:val="single"/>
    </w:rPr>
  </w:style>
  <w:style w:type="character" w:styleId="UnresolvedMention">
    <w:name w:val="Unresolved Mention"/>
    <w:basedOn w:val="DefaultParagraphFont"/>
    <w:uiPriority w:val="99"/>
    <w:semiHidden/>
    <w:unhideWhenUsed/>
    <w:rsid w:val="00FC72F9"/>
    <w:rPr>
      <w:color w:val="605E5C"/>
      <w:shd w:val="clear" w:color="auto" w:fill="E1DFDD"/>
    </w:rPr>
  </w:style>
  <w:style w:type="paragraph" w:styleId="CommentText">
    <w:name w:val="annotation text"/>
    <w:basedOn w:val="Normal"/>
    <w:link w:val="CommentTextChar"/>
    <w:uiPriority w:val="99"/>
    <w:semiHidden/>
    <w:unhideWhenUsed/>
    <w:rsid w:val="006244CC"/>
  </w:style>
  <w:style w:type="character" w:customStyle="1" w:styleId="CommentTextChar">
    <w:name w:val="Comment Text Char"/>
    <w:basedOn w:val="DefaultParagraphFont"/>
    <w:link w:val="CommentText"/>
    <w:uiPriority w:val="99"/>
    <w:semiHidden/>
    <w:rsid w:val="006244CC"/>
    <w:rPr>
      <w:lang w:val="id-ID"/>
    </w:rPr>
  </w:style>
  <w:style w:type="paragraph" w:styleId="CommentSubject">
    <w:name w:val="annotation subject"/>
    <w:basedOn w:val="CommentText"/>
    <w:next w:val="CommentText"/>
    <w:link w:val="CommentSubjectChar"/>
    <w:uiPriority w:val="99"/>
    <w:semiHidden/>
    <w:rsid w:val="006244CC"/>
    <w:rPr>
      <w:b/>
      <w:bCs/>
    </w:rPr>
  </w:style>
  <w:style w:type="character" w:customStyle="1" w:styleId="CommentSubjectChar">
    <w:name w:val="Comment Subject Char"/>
    <w:basedOn w:val="CommentTextChar"/>
    <w:link w:val="CommentSubject"/>
    <w:uiPriority w:val="99"/>
    <w:semiHidden/>
    <w:rsid w:val="006244CC"/>
    <w:rPr>
      <w:b/>
      <w:bCs/>
      <w:lang w:val="id-ID"/>
    </w:rPr>
  </w:style>
  <w:style w:type="table" w:customStyle="1" w:styleId="53">
    <w:name w:val="53"/>
    <w:basedOn w:val="TableNormal"/>
    <w:rsid w:val="00D1705B"/>
    <w:rPr>
      <w:lang w:val="id-ID" w:eastAsia="en-ID"/>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017343429">
      <w:bodyDiv w:val="1"/>
      <w:marLeft w:val="0"/>
      <w:marRight w:val="0"/>
      <w:marTop w:val="0"/>
      <w:marBottom w:val="0"/>
      <w:divBdr>
        <w:top w:val="none" w:sz="0" w:space="0" w:color="auto"/>
        <w:left w:val="none" w:sz="0" w:space="0" w:color="auto"/>
        <w:bottom w:val="none" w:sz="0" w:space="0" w:color="auto"/>
        <w:right w:val="none" w:sz="0" w:space="0" w:color="auto"/>
      </w:divBdr>
      <w:divsChild>
        <w:div w:id="1893468462">
          <w:marLeft w:val="0"/>
          <w:marRight w:val="0"/>
          <w:marTop w:val="0"/>
          <w:marBottom w:val="0"/>
          <w:divBdr>
            <w:top w:val="none" w:sz="0" w:space="0" w:color="auto"/>
            <w:left w:val="none" w:sz="0" w:space="0" w:color="auto"/>
            <w:bottom w:val="none" w:sz="0" w:space="0" w:color="auto"/>
            <w:right w:val="none" w:sz="0" w:space="0" w:color="auto"/>
          </w:divBdr>
          <w:divsChild>
            <w:div w:id="2387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617559978">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01108851">
      <w:bodyDiv w:val="1"/>
      <w:marLeft w:val="0"/>
      <w:marRight w:val="0"/>
      <w:marTop w:val="0"/>
      <w:marBottom w:val="0"/>
      <w:divBdr>
        <w:top w:val="none" w:sz="0" w:space="0" w:color="auto"/>
        <w:left w:val="none" w:sz="0" w:space="0" w:color="auto"/>
        <w:bottom w:val="none" w:sz="0" w:space="0" w:color="auto"/>
        <w:right w:val="none" w:sz="0" w:space="0" w:color="auto"/>
      </w:divBdr>
      <w:divsChild>
        <w:div w:id="407576675">
          <w:marLeft w:val="0"/>
          <w:marRight w:val="0"/>
          <w:marTop w:val="0"/>
          <w:marBottom w:val="0"/>
          <w:divBdr>
            <w:top w:val="none" w:sz="0" w:space="0" w:color="auto"/>
            <w:left w:val="none" w:sz="0" w:space="0" w:color="auto"/>
            <w:bottom w:val="none" w:sz="0" w:space="0" w:color="auto"/>
            <w:right w:val="none" w:sz="0" w:space="0" w:color="auto"/>
          </w:divBdr>
          <w:divsChild>
            <w:div w:id="3357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hyperlink" Target="mailto:mirzareynaldi@pu.go.id"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Props1.xml><?xml version="1.0" encoding="utf-8"?>
<ds:datastoreItem xmlns:ds="http://schemas.openxmlformats.org/officeDocument/2006/customXml" ds:itemID="{3564FCC2-057E-4FC9-A26B-7DCC8F105261}">
  <ds:schemaRefs>
    <ds:schemaRef ds:uri="http://schemas.openxmlformats.org/officeDocument/2006/bibliography"/>
  </ds:schemaRefs>
</ds:datastoreItem>
</file>

<file path=customXml/itemProps2.xml><?xml version="1.0" encoding="utf-8"?>
<ds:datastoreItem xmlns:ds="http://schemas.openxmlformats.org/officeDocument/2006/customXml" ds:itemID="{B2258E53-AF26-4270-994C-9311723A94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4.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22</Pages>
  <Words>3265</Words>
  <Characters>18617</Characters>
  <Application>Microsoft Office Word</Application>
  <DocSecurity>0</DocSecurity>
  <Lines>155</Lines>
  <Paragraphs>43</Paragraphs>
  <ScaleCrop>false</ScaleCrop>
  <Company/>
  <LinksUpToDate>false</LinksUpToDate>
  <CharactersWithSpaces>21839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231</cp:revision>
  <cp:lastPrinted>2025-05-23T02:05:00Z</cp:lastPrinted>
  <dcterms:created xsi:type="dcterms:W3CDTF">2025-04-22T09:30:00Z</dcterms:created>
  <dcterms:modified xsi:type="dcterms:W3CDTF">2026-01-19T08:22:00Z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