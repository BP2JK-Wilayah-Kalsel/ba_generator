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078C" w14:textId="77777777" w:rsidR="005F448E" w:rsidRDefault="7EE60B70" w:rsidP="00F8148A">
      <w:pPr>
        <w:spacing w:before="32" w:line="276" w:lineRule="auto"/>
        <w:ind w:right="28"/>
        <w:jc w:val="center"/>
        <w:rPr>
          <w:rFonts w:ascii="Arial" w:eastAsia="Arial" w:hAnsi="Arial" w:cs="Arial"/>
          <w:b/>
          <w:bCs/>
          <w:sz w:val="22"/>
          <w:szCs w:val="22"/>
        </w:rPr>
      </w:pPr>
      <w:r w:rsidRPr="00B506FD">
        <w:rPr>
          <w:rFonts w:ascii="Arial" w:eastAsia="Arial" w:hAnsi="Arial" w:cs="Arial"/>
          <w:b/>
          <w:bCs/>
          <w:spacing w:val="1"/>
          <w:sz w:val="22"/>
          <w:szCs w:val="22"/>
        </w:rPr>
        <w:t>B</w:t>
      </w:r>
      <w:r w:rsidRPr="00B506FD">
        <w:rPr>
          <w:rFonts w:ascii="Arial" w:eastAsia="Arial" w:hAnsi="Arial" w:cs="Arial"/>
          <w:b/>
          <w:bCs/>
          <w:spacing w:val="-2"/>
          <w:sz w:val="22"/>
          <w:szCs w:val="22"/>
        </w:rPr>
        <w:t>E</w:t>
      </w:r>
      <w:r w:rsidRPr="00B506FD">
        <w:rPr>
          <w:rFonts w:ascii="Arial" w:eastAsia="Arial" w:hAnsi="Arial" w:cs="Arial"/>
          <w:b/>
          <w:bCs/>
          <w:spacing w:val="1"/>
          <w:sz w:val="22"/>
          <w:szCs w:val="22"/>
        </w:rPr>
        <w:t>R</w:t>
      </w:r>
      <w:r w:rsidRPr="00B506FD">
        <w:rPr>
          <w:rFonts w:ascii="Arial" w:eastAsia="Arial" w:hAnsi="Arial" w:cs="Arial"/>
          <w:b/>
          <w:bCs/>
          <w:spacing w:val="-1"/>
          <w:sz w:val="22"/>
          <w:szCs w:val="22"/>
        </w:rPr>
        <w:t>I</w:t>
      </w:r>
      <w:r w:rsidRPr="00B506FD">
        <w:rPr>
          <w:rFonts w:ascii="Arial" w:eastAsia="Arial" w:hAnsi="Arial" w:cs="Arial"/>
          <w:b/>
          <w:bCs/>
          <w:spacing w:val="5"/>
          <w:sz w:val="22"/>
          <w:szCs w:val="22"/>
        </w:rPr>
        <w:t>T</w:t>
      </w:r>
      <w:r w:rsidRPr="00B506FD">
        <w:rPr>
          <w:rFonts w:ascii="Arial" w:eastAsia="Arial" w:hAnsi="Arial" w:cs="Arial"/>
          <w:b/>
          <w:bCs/>
          <w:sz w:val="22"/>
          <w:szCs w:val="22"/>
        </w:rPr>
        <w:t xml:space="preserve">A </w:t>
      </w:r>
      <w:r w:rsidRPr="00B506FD">
        <w:rPr>
          <w:rFonts w:ascii="Arial" w:eastAsia="Arial" w:hAnsi="Arial" w:cs="Arial"/>
          <w:b/>
          <w:bCs/>
          <w:spacing w:val="1"/>
          <w:sz w:val="22"/>
          <w:szCs w:val="22"/>
        </w:rPr>
        <w:t>A</w:t>
      </w:r>
      <w:r w:rsidRPr="00B506FD">
        <w:rPr>
          <w:rFonts w:ascii="Arial" w:eastAsia="Arial" w:hAnsi="Arial" w:cs="Arial"/>
          <w:b/>
          <w:bCs/>
          <w:spacing w:val="-4"/>
          <w:sz w:val="22"/>
          <w:szCs w:val="22"/>
        </w:rPr>
        <w:t>C</w:t>
      </w:r>
      <w:r w:rsidRPr="00B506FD">
        <w:rPr>
          <w:rFonts w:ascii="Arial" w:eastAsia="Arial" w:hAnsi="Arial" w:cs="Arial"/>
          <w:b/>
          <w:bCs/>
          <w:spacing w:val="1"/>
          <w:sz w:val="22"/>
          <w:szCs w:val="22"/>
        </w:rPr>
        <w:t>AR</w:t>
      </w:r>
      <w:r w:rsidRPr="00B506FD">
        <w:rPr>
          <w:rFonts w:ascii="Arial" w:eastAsia="Arial" w:hAnsi="Arial" w:cs="Arial"/>
          <w:b/>
          <w:bCs/>
          <w:sz w:val="22"/>
          <w:szCs w:val="22"/>
        </w:rPr>
        <w:t>A</w:t>
      </w:r>
    </w:p>
    <w:p w14:paraId="50AEC1D5" w14:textId="605ED76D" w:rsidR="00924301" w:rsidRPr="00B506FD" w:rsidRDefault="3FF3175E" w:rsidP="00F8148A">
      <w:pPr>
        <w:spacing w:before="32" w:line="276" w:lineRule="auto"/>
        <w:ind w:right="28"/>
        <w:jc w:val="center"/>
        <w:rPr>
          <w:rFonts w:ascii="Arial" w:eastAsia="Arial" w:hAnsi="Arial" w:cs="Arial"/>
          <w:b/>
          <w:bCs/>
          <w:spacing w:val="2"/>
          <w:sz w:val="22"/>
          <w:szCs w:val="22"/>
        </w:rPr>
      </w:pPr>
      <w:r w:rsidRPr="00B506FD">
        <w:rPr>
          <w:rFonts w:ascii="Arial" w:eastAsia="Arial" w:hAnsi="Arial" w:cs="Arial"/>
          <w:b/>
          <w:bCs/>
          <w:spacing w:val="-2"/>
          <w:sz w:val="22"/>
          <w:szCs w:val="22"/>
        </w:rPr>
        <w:t>HASIL REVIU</w:t>
      </w:r>
      <w:r w:rsidR="005F448E">
        <w:rPr>
          <w:rFonts w:ascii="Arial" w:eastAsia="Arial" w:hAnsi="Arial" w:cs="Arial"/>
          <w:b/>
          <w:bCs/>
          <w:spacing w:val="-2"/>
          <w:sz w:val="22"/>
          <w:szCs w:val="22"/>
        </w:rPr>
        <w:t xml:space="preserve"> </w:t>
      </w:r>
      <w:r w:rsidR="58831E34" w:rsidRPr="00B506FD">
        <w:rPr>
          <w:rFonts w:ascii="Arial" w:eastAsia="Arial" w:hAnsi="Arial" w:cs="Arial"/>
          <w:b/>
          <w:bCs/>
          <w:spacing w:val="-2"/>
          <w:sz w:val="22"/>
          <w:szCs w:val="22"/>
        </w:rPr>
        <w:t xml:space="preserve">DOKUMEN </w:t>
      </w:r>
      <w:r w:rsidR="00B84683">
        <w:rPr>
          <w:rFonts w:ascii="Arial" w:eastAsia="Arial" w:hAnsi="Arial" w:cs="Arial"/>
          <w:b/>
          <w:bCs/>
          <w:spacing w:val="-2"/>
          <w:sz w:val="22"/>
          <w:szCs w:val="22"/>
        </w:rPr>
        <w:t>SELEKSI</w:t>
      </w:r>
    </w:p>
    <w:p w14:paraId="5B4EF672" w14:textId="69C2DB05" w:rsidR="00924301" w:rsidRPr="00B506FD" w:rsidRDefault="7EE60B70" w:rsidP="00F8148A">
      <w:pPr>
        <w:spacing w:line="276" w:lineRule="auto"/>
        <w:ind w:right="28"/>
        <w:jc w:val="center"/>
        <w:rPr>
          <w:rFonts w:ascii="Arial" w:eastAsia="Arial" w:hAnsi="Arial" w:cs="Arial"/>
          <w:spacing w:val="-3"/>
          <w:sz w:val="22"/>
          <w:szCs w:val="22"/>
        </w:rPr>
      </w:pPr>
      <w:r w:rsidRPr="00C82354">
        <w:rPr>
          <w:rFonts w:ascii="Arial" w:eastAsia="Arial" w:hAnsi="Arial" w:cs="Arial"/>
          <w:spacing w:val="1"/>
          <w:sz w:val="22"/>
          <w:szCs w:val="22"/>
        </w:rPr>
        <w:t>N</w:t>
      </w:r>
      <w:r w:rsidRPr="00C82354">
        <w:rPr>
          <w:rFonts w:ascii="Arial" w:eastAsia="Arial" w:hAnsi="Arial" w:cs="Arial"/>
          <w:spacing w:val="2"/>
          <w:sz w:val="22"/>
          <w:szCs w:val="22"/>
        </w:rPr>
        <w:t>o</w:t>
      </w:r>
      <w:r w:rsidRPr="00C82354">
        <w:rPr>
          <w:rFonts w:ascii="Arial" w:eastAsia="Arial" w:hAnsi="Arial" w:cs="Arial"/>
          <w:spacing w:val="-3"/>
          <w:sz w:val="22"/>
          <w:szCs w:val="22"/>
        </w:rPr>
        <w:t>m</w:t>
      </w:r>
      <w:r w:rsidRPr="00C82354">
        <w:rPr>
          <w:rFonts w:ascii="Arial" w:eastAsia="Arial" w:hAnsi="Arial" w:cs="Arial"/>
          <w:spacing w:val="2"/>
          <w:sz w:val="22"/>
          <w:szCs w:val="22"/>
        </w:rPr>
        <w:t>or</w:t>
      </w:r>
      <w:r w:rsidR="7DAD2663" w:rsidRPr="00C82354">
        <w:rPr>
          <w:rFonts w:ascii="Arial" w:eastAsia="Arial" w:hAnsi="Arial" w:cs="Arial"/>
          <w:spacing w:val="2"/>
          <w:sz w:val="22"/>
          <w:szCs w:val="22"/>
        </w:rPr>
        <w:t xml:space="preserve"> </w:t>
      </w:r>
      <w:r w:rsidRPr="00C82354">
        <w:rPr>
          <w:rFonts w:ascii="Arial" w:eastAsia="Arial" w:hAnsi="Arial" w:cs="Arial"/>
          <w:sz w:val="22"/>
          <w:szCs w:val="22"/>
        </w:rPr>
        <w:t xml:space="preserve">: </w:t>
      </w:r>
      <w:r w:rsidR="00F2586D" w:rsidRPr="00F2586D">
        <w:rPr>
          <w:rFonts w:ascii="Arial" w:eastAsia="Arial" w:hAnsi="Arial" w:cs="Arial"/>
          <w:sz w:val="22"/>
          <w:szCs w:val="22"/>
        </w:rPr>
        <w:t>{kode_klasifikasi}/R/Bp2jk17/TIMLAK-{kode_pokja}/2026/02</w:t>
      </w:r>
    </w:p>
    <w:p w14:paraId="7F516D18" w14:textId="77777777" w:rsidR="00924301" w:rsidRPr="00B506FD" w:rsidRDefault="00924301" w:rsidP="4F5E63BA">
      <w:pPr>
        <w:spacing w:before="12" w:line="276" w:lineRule="auto"/>
        <w:rPr>
          <w:sz w:val="24"/>
          <w:szCs w:val="24"/>
        </w:rPr>
      </w:pPr>
    </w:p>
    <w:p w14:paraId="5E766558" w14:textId="77777777" w:rsidR="00F2586D" w:rsidRPr="003B14B8" w:rsidRDefault="00F2586D" w:rsidP="00F2586D">
      <w:pPr>
        <w:spacing w:line="276" w:lineRule="auto"/>
        <w:ind w:left="101" w:right="75"/>
        <w:jc w:val="both"/>
        <w:rPr>
          <w:rFonts w:ascii="Arial" w:eastAsia="Arial" w:hAnsi="Arial" w:cs="Arial"/>
          <w:spacing w:val="-2"/>
          <w:sz w:val="22"/>
          <w:szCs w:val="22"/>
        </w:rPr>
      </w:pPr>
      <w:r w:rsidRPr="0026140C">
        <w:rPr>
          <w:rFonts w:ascii="Arial" w:eastAsia="Arial" w:hAnsi="Arial" w:cs="Arial"/>
          <w:spacing w:val="-2"/>
          <w:sz w:val="22"/>
          <w:szCs w:val="22"/>
        </w:rPr>
        <w:t>P</w:t>
      </w:r>
      <w:r w:rsidRPr="0026140C">
        <w:rPr>
          <w:rFonts w:ascii="Arial" w:eastAsia="Arial" w:hAnsi="Arial" w:cs="Arial"/>
          <w:spacing w:val="2"/>
          <w:sz w:val="22"/>
          <w:szCs w:val="22"/>
        </w:rPr>
        <w:t>ad</w:t>
      </w:r>
      <w:r w:rsidRPr="0026140C">
        <w:rPr>
          <w:rFonts w:ascii="Arial" w:eastAsia="Arial" w:hAnsi="Arial" w:cs="Arial"/>
          <w:sz w:val="22"/>
          <w:szCs w:val="22"/>
        </w:rPr>
        <w:t>a</w:t>
      </w:r>
      <w:r w:rsidRPr="0026140C">
        <w:rPr>
          <w:rFonts w:ascii="Arial" w:eastAsia="Arial" w:hAnsi="Arial" w:cs="Arial"/>
          <w:spacing w:val="1"/>
          <w:sz w:val="22"/>
          <w:szCs w:val="22"/>
        </w:rPr>
        <w:t xml:space="preserve"> </w:t>
      </w:r>
      <w:r w:rsidRPr="0026140C">
        <w:rPr>
          <w:rFonts w:ascii="Arial" w:eastAsia="Arial" w:hAnsi="Arial" w:cs="Arial"/>
          <w:spacing w:val="2"/>
          <w:sz w:val="22"/>
          <w:szCs w:val="22"/>
        </w:rPr>
        <w:t>h</w:t>
      </w:r>
      <w:r w:rsidRPr="0026140C">
        <w:rPr>
          <w:rFonts w:ascii="Arial" w:eastAsia="Arial" w:hAnsi="Arial" w:cs="Arial"/>
          <w:spacing w:val="-2"/>
          <w:sz w:val="22"/>
          <w:szCs w:val="22"/>
        </w:rPr>
        <w:t>a</w:t>
      </w:r>
      <w:r w:rsidRPr="0026140C">
        <w:rPr>
          <w:rFonts w:ascii="Arial" w:eastAsia="Arial" w:hAnsi="Arial" w:cs="Arial"/>
          <w:spacing w:val="2"/>
          <w:sz w:val="22"/>
          <w:szCs w:val="22"/>
        </w:rPr>
        <w:t>r</w:t>
      </w:r>
      <w:r w:rsidRPr="0026140C">
        <w:rPr>
          <w:rFonts w:ascii="Arial" w:eastAsia="Arial" w:hAnsi="Arial" w:cs="Arial"/>
          <w:sz w:val="22"/>
          <w:szCs w:val="22"/>
        </w:rPr>
        <w:t>i</w:t>
      </w:r>
      <w:r w:rsidRPr="0026140C">
        <w:rPr>
          <w:rFonts w:ascii="Arial" w:eastAsia="Arial" w:hAnsi="Arial" w:cs="Arial"/>
          <w:spacing w:val="4"/>
          <w:sz w:val="22"/>
          <w:szCs w:val="22"/>
        </w:rPr>
        <w:t xml:space="preserve"> </w:t>
      </w:r>
      <w:r w:rsidRPr="0026140C">
        <w:rPr>
          <w:rFonts w:ascii="Arial" w:eastAsia="Arial" w:hAnsi="Arial" w:cs="Arial"/>
          <w:spacing w:val="1"/>
          <w:sz w:val="22"/>
          <w:szCs w:val="22"/>
        </w:rPr>
        <w:t>i</w:t>
      </w:r>
      <w:r w:rsidRPr="0026140C">
        <w:rPr>
          <w:rFonts w:ascii="Arial" w:eastAsia="Arial" w:hAnsi="Arial" w:cs="Arial"/>
          <w:spacing w:val="-2"/>
          <w:sz w:val="22"/>
          <w:szCs w:val="22"/>
        </w:rPr>
        <w:t>n</w:t>
      </w:r>
      <w:r w:rsidRPr="0026140C">
        <w:rPr>
          <w:rFonts w:ascii="Arial" w:eastAsia="Arial" w:hAnsi="Arial" w:cs="Arial"/>
          <w:sz w:val="22"/>
          <w:szCs w:val="22"/>
        </w:rPr>
        <w:t>i</w:t>
      </w:r>
      <w:r w:rsidRPr="0026140C">
        <w:rPr>
          <w:rFonts w:ascii="Arial" w:eastAsia="Arial" w:hAnsi="Arial" w:cs="Arial"/>
          <w:spacing w:val="7"/>
          <w:sz w:val="22"/>
          <w:szCs w:val="22"/>
        </w:rPr>
        <w:t xml:space="preserve"> </w:t>
      </w:r>
      <w:r>
        <w:rPr>
          <w:rFonts w:ascii="Arial" w:eastAsia="Arial" w:hAnsi="Arial" w:cs="Arial"/>
          <w:b/>
          <w:bCs/>
          <w:spacing w:val="7"/>
          <w:sz w:val="22"/>
          <w:szCs w:val="22"/>
        </w:rPr>
        <w:t>{hari_</w:t>
      </w:r>
      <w:r>
        <w:rPr>
          <w:rFonts w:ascii="Arial" w:eastAsia="Arial" w:hAnsi="Arial" w:cs="Arial"/>
          <w:b/>
          <w:bCs/>
          <w:spacing w:val="7"/>
          <w:sz w:val="22"/>
          <w:szCs w:val="22"/>
          <w:lang w:val="en-US"/>
        </w:rPr>
        <w:t>reviu</w:t>
      </w:r>
      <w:r>
        <w:rPr>
          <w:rFonts w:ascii="Arial" w:eastAsia="Arial" w:hAnsi="Arial" w:cs="Arial"/>
          <w:b/>
          <w:bCs/>
          <w:spacing w:val="7"/>
          <w:sz w:val="22"/>
          <w:szCs w:val="22"/>
        </w:rPr>
        <w:t>}</w:t>
      </w:r>
      <w:r w:rsidRPr="003B14B8">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w:t>
      </w:r>
      <w:r w:rsidRPr="007C6875">
        <w:rPr>
          <w:rFonts w:ascii="Arial" w:eastAsia="Arial" w:hAnsi="Arial" w:cs="Arial"/>
          <w:spacing w:val="2"/>
          <w:sz w:val="22"/>
          <w:szCs w:val="22"/>
        </w:rPr>
        <w:t>n</w:t>
      </w:r>
      <w:r w:rsidRPr="007C6875">
        <w:rPr>
          <w:rFonts w:ascii="Arial" w:eastAsia="Arial" w:hAnsi="Arial" w:cs="Arial"/>
          <w:spacing w:val="-2"/>
          <w:sz w:val="22"/>
          <w:szCs w:val="22"/>
        </w:rPr>
        <w:t>gg</w:t>
      </w:r>
      <w:r w:rsidRPr="007C6875">
        <w:rPr>
          <w:rFonts w:ascii="Arial" w:eastAsia="Arial" w:hAnsi="Arial" w:cs="Arial"/>
          <w:spacing w:val="2"/>
          <w:sz w:val="22"/>
          <w:szCs w:val="22"/>
        </w:rPr>
        <w:t>a</w:t>
      </w:r>
      <w:r w:rsidRPr="007C6875">
        <w:rPr>
          <w:rFonts w:ascii="Arial" w:eastAsia="Arial" w:hAnsi="Arial" w:cs="Arial"/>
          <w:sz w:val="22"/>
          <w:szCs w:val="22"/>
        </w:rPr>
        <w:t>l</w:t>
      </w:r>
      <w:r w:rsidRPr="007C6875">
        <w:rPr>
          <w:rFonts w:ascii="Arial" w:eastAsia="Arial" w:hAnsi="Arial" w:cs="Arial"/>
          <w:b/>
          <w:bCs/>
          <w:spacing w:val="5"/>
          <w:sz w:val="22"/>
          <w:szCs w:val="22"/>
        </w:rPr>
        <w:t xml:space="preserve"> </w:t>
      </w:r>
      <w:r>
        <w:rPr>
          <w:rFonts w:ascii="Arial" w:eastAsia="Arial" w:hAnsi="Arial" w:cs="Arial"/>
          <w:b/>
          <w:bCs/>
          <w:spacing w:val="7"/>
          <w:sz w:val="22"/>
          <w:szCs w:val="22"/>
        </w:rPr>
        <w:t>{tanggal_sebut_</w:t>
      </w:r>
      <w:r>
        <w:rPr>
          <w:rFonts w:ascii="Arial" w:eastAsia="Arial" w:hAnsi="Arial" w:cs="Arial"/>
          <w:b/>
          <w:bCs/>
          <w:spacing w:val="7"/>
          <w:sz w:val="22"/>
          <w:szCs w:val="22"/>
          <w:lang w:val="en-US"/>
        </w:rPr>
        <w:t>reviu</w:t>
      </w:r>
      <w:r>
        <w:rPr>
          <w:rFonts w:ascii="Arial" w:eastAsia="Arial" w:hAnsi="Arial" w:cs="Arial"/>
          <w:b/>
          <w:bCs/>
          <w:spacing w:val="7"/>
          <w:sz w:val="22"/>
          <w:szCs w:val="22"/>
        </w:rPr>
        <w:t xml:space="preserve">} </w:t>
      </w:r>
      <w:r w:rsidRPr="007C6875">
        <w:rPr>
          <w:rFonts w:ascii="Arial" w:eastAsia="Arial" w:hAnsi="Arial" w:cs="Arial"/>
          <w:spacing w:val="-2"/>
          <w:sz w:val="22"/>
          <w:szCs w:val="22"/>
        </w:rPr>
        <w:t>b</w:t>
      </w:r>
      <w:r w:rsidRPr="007C6875">
        <w:rPr>
          <w:rFonts w:ascii="Arial" w:eastAsia="Arial" w:hAnsi="Arial" w:cs="Arial"/>
          <w:spacing w:val="2"/>
          <w:sz w:val="22"/>
          <w:szCs w:val="22"/>
        </w:rPr>
        <w:t>u</w:t>
      </w:r>
      <w:r w:rsidRPr="007C6875">
        <w:rPr>
          <w:rFonts w:ascii="Arial" w:eastAsia="Arial" w:hAnsi="Arial" w:cs="Arial"/>
          <w:spacing w:val="-4"/>
          <w:sz w:val="22"/>
          <w:szCs w:val="22"/>
        </w:rPr>
        <w:t>l</w:t>
      </w:r>
      <w:r w:rsidRPr="007C6875">
        <w:rPr>
          <w:rFonts w:ascii="Arial" w:eastAsia="Arial" w:hAnsi="Arial" w:cs="Arial"/>
          <w:spacing w:val="2"/>
          <w:sz w:val="22"/>
          <w:szCs w:val="22"/>
        </w:rPr>
        <w:t>a</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Pr>
          <w:rFonts w:ascii="Arial" w:eastAsia="Arial" w:hAnsi="Arial" w:cs="Arial"/>
          <w:b/>
          <w:bCs/>
          <w:spacing w:val="7"/>
          <w:sz w:val="22"/>
          <w:szCs w:val="22"/>
        </w:rPr>
        <w:t>{bulan_</w:t>
      </w:r>
      <w:r w:rsidRPr="00113932">
        <w:rPr>
          <w:rFonts w:ascii="Arial" w:eastAsia="Arial" w:hAnsi="Arial" w:cs="Arial"/>
          <w:b/>
          <w:bCs/>
          <w:spacing w:val="7"/>
          <w:sz w:val="22"/>
          <w:szCs w:val="22"/>
        </w:rPr>
        <w:t>sebut_reviu</w:t>
      </w:r>
      <w:r>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ah</w:t>
      </w:r>
      <w:r w:rsidRPr="007C6875">
        <w:rPr>
          <w:rFonts w:ascii="Arial" w:eastAsia="Arial" w:hAnsi="Arial" w:cs="Arial"/>
          <w:spacing w:val="-2"/>
          <w:sz w:val="22"/>
          <w:szCs w:val="22"/>
        </w:rPr>
        <w:t>u</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Pr>
          <w:rFonts w:ascii="Arial" w:eastAsia="Arial" w:hAnsi="Arial" w:cs="Arial"/>
          <w:b/>
          <w:bCs/>
          <w:spacing w:val="7"/>
          <w:sz w:val="22"/>
          <w:szCs w:val="22"/>
        </w:rPr>
        <w:t>{tahun_</w:t>
      </w:r>
      <w:r w:rsidRPr="00113932">
        <w:rPr>
          <w:rFonts w:ascii="Arial" w:eastAsia="Arial" w:hAnsi="Arial" w:cs="Arial"/>
          <w:b/>
          <w:bCs/>
          <w:spacing w:val="7"/>
          <w:sz w:val="22"/>
          <w:szCs w:val="22"/>
        </w:rPr>
        <w:t>sebut_reviu</w:t>
      </w:r>
      <w:r>
        <w:rPr>
          <w:rFonts w:ascii="Arial" w:eastAsia="Arial" w:hAnsi="Arial" w:cs="Arial"/>
          <w:b/>
          <w:bCs/>
          <w:spacing w:val="7"/>
          <w:sz w:val="22"/>
          <w:szCs w:val="22"/>
        </w:rPr>
        <w:t xml:space="preserve">} </w:t>
      </w:r>
      <w:r w:rsidRPr="007C6875">
        <w:rPr>
          <w:rFonts w:ascii="Arial" w:eastAsia="Arial" w:hAnsi="Arial" w:cs="Arial"/>
          <w:spacing w:val="-2"/>
          <w:sz w:val="22"/>
          <w:szCs w:val="22"/>
        </w:rPr>
        <w:t xml:space="preserve">telah dilaksanakan reviu dokumen pemilihan oleh </w:t>
      </w:r>
      <w:r w:rsidRPr="007C6875">
        <w:rPr>
          <w:rFonts w:ascii="Arial" w:eastAsia="Arial" w:hAnsi="Arial" w:cs="Arial"/>
          <w:b/>
          <w:bCs/>
          <w:spacing w:val="2"/>
          <w:sz w:val="22"/>
          <w:szCs w:val="22"/>
        </w:rPr>
        <w:t>Tim Pelaksa</w:t>
      </w:r>
      <w:r w:rsidRPr="00230D45">
        <w:rPr>
          <w:rFonts w:ascii="Arial" w:eastAsia="Arial" w:hAnsi="Arial" w:cs="Arial"/>
          <w:b/>
          <w:bCs/>
          <w:spacing w:val="2"/>
          <w:sz w:val="22"/>
          <w:szCs w:val="22"/>
        </w:rPr>
        <w:t>na</w:t>
      </w:r>
      <w:r w:rsidRPr="00230D45">
        <w:rPr>
          <w:rFonts w:ascii="Arial" w:eastAsia="Arial" w:hAnsi="Arial" w:cs="Arial"/>
          <w:b/>
          <w:bCs/>
          <w:spacing w:val="-2"/>
          <w:sz w:val="22"/>
          <w:szCs w:val="22"/>
        </w:rPr>
        <w:t xml:space="preserve"> </w:t>
      </w:r>
      <w:r>
        <w:rPr>
          <w:rFonts w:ascii="Arial" w:eastAsia="Arial" w:hAnsi="Arial" w:cs="Arial"/>
          <w:b/>
          <w:bCs/>
          <w:spacing w:val="2"/>
          <w:sz w:val="22"/>
          <w:szCs w:val="22"/>
        </w:rPr>
        <w:t>{kode_pokja}</w:t>
      </w:r>
      <w:r w:rsidRPr="0026140C">
        <w:rPr>
          <w:rFonts w:ascii="Arial" w:eastAsia="Arial" w:hAnsi="Arial" w:cs="Arial"/>
          <w:b/>
          <w:bCs/>
          <w:spacing w:val="-2"/>
          <w:sz w:val="22"/>
          <w:szCs w:val="22"/>
        </w:rPr>
        <w:t xml:space="preserve"> BP</w:t>
      </w:r>
      <w:r w:rsidRPr="0026140C">
        <w:rPr>
          <w:rFonts w:ascii="Arial" w:eastAsia="Arial" w:hAnsi="Arial" w:cs="Arial"/>
          <w:b/>
          <w:bCs/>
          <w:spacing w:val="2"/>
          <w:sz w:val="22"/>
          <w:szCs w:val="22"/>
        </w:rPr>
        <w:t>2</w:t>
      </w:r>
      <w:r w:rsidRPr="0026140C">
        <w:rPr>
          <w:rFonts w:ascii="Arial" w:eastAsia="Arial" w:hAnsi="Arial" w:cs="Arial"/>
          <w:b/>
          <w:bCs/>
          <w:sz w:val="22"/>
          <w:szCs w:val="22"/>
        </w:rPr>
        <w:t xml:space="preserve">JK </w:t>
      </w:r>
      <w:r w:rsidRPr="0026140C">
        <w:rPr>
          <w:rFonts w:ascii="Arial" w:eastAsia="Arial" w:hAnsi="Arial" w:cs="Arial"/>
          <w:b/>
          <w:bCs/>
          <w:spacing w:val="2"/>
          <w:sz w:val="22"/>
          <w:szCs w:val="22"/>
        </w:rPr>
        <w:t>W</w:t>
      </w:r>
      <w:r w:rsidRPr="0026140C">
        <w:rPr>
          <w:rFonts w:ascii="Arial" w:eastAsia="Arial" w:hAnsi="Arial" w:cs="Arial"/>
          <w:b/>
          <w:bCs/>
          <w:spacing w:val="1"/>
          <w:sz w:val="22"/>
          <w:szCs w:val="22"/>
        </w:rPr>
        <w:t>il</w:t>
      </w:r>
      <w:r w:rsidRPr="0026140C">
        <w:rPr>
          <w:rFonts w:ascii="Arial" w:eastAsia="Arial" w:hAnsi="Arial" w:cs="Arial"/>
          <w:b/>
          <w:bCs/>
          <w:spacing w:val="2"/>
          <w:sz w:val="22"/>
          <w:szCs w:val="22"/>
        </w:rPr>
        <w:t>a</w:t>
      </w:r>
      <w:r w:rsidRPr="0026140C">
        <w:rPr>
          <w:rFonts w:ascii="Arial" w:eastAsia="Arial" w:hAnsi="Arial" w:cs="Arial"/>
          <w:b/>
          <w:bCs/>
          <w:spacing w:val="-5"/>
          <w:sz w:val="22"/>
          <w:szCs w:val="22"/>
        </w:rPr>
        <w:t>y</w:t>
      </w:r>
      <w:r w:rsidRPr="0026140C">
        <w:rPr>
          <w:rFonts w:ascii="Arial" w:eastAsia="Arial" w:hAnsi="Arial" w:cs="Arial"/>
          <w:b/>
          <w:bCs/>
          <w:spacing w:val="2"/>
          <w:sz w:val="22"/>
          <w:szCs w:val="22"/>
        </w:rPr>
        <w:t>a</w:t>
      </w:r>
      <w:r w:rsidRPr="0026140C">
        <w:rPr>
          <w:rFonts w:ascii="Arial" w:eastAsia="Arial" w:hAnsi="Arial" w:cs="Arial"/>
          <w:b/>
          <w:bCs/>
          <w:sz w:val="22"/>
          <w:szCs w:val="22"/>
        </w:rPr>
        <w:t xml:space="preserve">h Kalimantan Selatan Tahun Anggaran </w:t>
      </w:r>
      <w:r>
        <w:rPr>
          <w:rFonts w:ascii="Arial" w:eastAsia="Arial" w:hAnsi="Arial" w:cs="Arial"/>
          <w:b/>
          <w:bCs/>
          <w:sz w:val="22"/>
          <w:szCs w:val="22"/>
        </w:rPr>
        <w:t>{tahun_anggaran}</w:t>
      </w:r>
      <w:r w:rsidRPr="0026140C">
        <w:rPr>
          <w:rFonts w:ascii="Arial" w:eastAsia="Arial" w:hAnsi="Arial" w:cs="Arial"/>
          <w:spacing w:val="-2"/>
        </w:rPr>
        <w:t xml:space="preserve"> </w:t>
      </w:r>
      <w:r w:rsidRPr="0026140C">
        <w:rPr>
          <w:rFonts w:ascii="Arial" w:eastAsia="Arial" w:hAnsi="Arial" w:cs="Arial"/>
          <w:spacing w:val="-2"/>
          <w:sz w:val="22"/>
          <w:szCs w:val="22"/>
        </w:rPr>
        <w:t>BP2JK Wilayah</w:t>
      </w:r>
      <w:r>
        <w:rPr>
          <w:rFonts w:ascii="Arial" w:eastAsia="Arial" w:hAnsi="Arial" w:cs="Arial"/>
          <w:spacing w:val="-2"/>
          <w:sz w:val="22"/>
          <w:szCs w:val="22"/>
        </w:rPr>
        <w:t xml:space="preserve"> </w:t>
      </w:r>
      <w:r w:rsidRPr="0026140C">
        <w:rPr>
          <w:rFonts w:ascii="Arial" w:eastAsia="Arial" w:hAnsi="Arial" w:cs="Arial"/>
          <w:spacing w:val="-2"/>
          <w:sz w:val="22"/>
          <w:szCs w:val="22"/>
        </w:rPr>
        <w:t>Kalimantan Selatan</w:t>
      </w:r>
      <w:r>
        <w:rPr>
          <w:rFonts w:ascii="Arial" w:eastAsia="Arial" w:hAnsi="Arial" w:cs="Arial"/>
          <w:spacing w:val="-2"/>
          <w:sz w:val="22"/>
          <w:szCs w:val="22"/>
        </w:rPr>
        <w:t xml:space="preserve"> </w:t>
      </w:r>
      <w:r w:rsidRPr="0026140C">
        <w:rPr>
          <w:rFonts w:ascii="Arial" w:eastAsia="Arial" w:hAnsi="Arial" w:cs="Arial"/>
          <w:spacing w:val="-2"/>
          <w:sz w:val="22"/>
          <w:szCs w:val="22"/>
        </w:rPr>
        <w:t>untuk paket pekerjaan sebagai berikut:</w:t>
      </w:r>
      <w:r>
        <w:rPr>
          <w:rFonts w:ascii="Arial" w:eastAsia="Arial" w:hAnsi="Arial" w:cs="Arial"/>
          <w:spacing w:val="-2"/>
          <w:sz w:val="22"/>
          <w:szCs w:val="22"/>
        </w:rPr>
        <w:t xml:space="preserve"> </w:t>
      </w:r>
    </w:p>
    <w:p w14:paraId="3DAFAE8E" w14:textId="77777777" w:rsidR="00ED7E38" w:rsidRPr="00037814" w:rsidRDefault="00ED7E38" w:rsidP="00101B85">
      <w:pPr>
        <w:spacing w:line="276" w:lineRule="auto"/>
        <w:ind w:left="101" w:right="75"/>
        <w:jc w:val="both"/>
        <w:rPr>
          <w:rFonts w:ascii="Arial" w:eastAsia="Arial" w:hAnsi="Arial" w:cs="Arial"/>
          <w:spacing w:val="-2"/>
          <w:sz w:val="22"/>
          <w:szCs w:val="22"/>
        </w:rPr>
      </w:pPr>
    </w:p>
    <w:tbl>
      <w:tblPr>
        <w:tblW w:w="9036" w:type="dxa"/>
        <w:tblInd w:w="142" w:type="dxa"/>
        <w:tblCellMar>
          <w:left w:w="0" w:type="dxa"/>
          <w:right w:w="0" w:type="dxa"/>
        </w:tblCellMar>
        <w:tblLook w:val="04A0" w:firstRow="1" w:lastRow="0" w:firstColumn="1" w:lastColumn="0" w:noHBand="0" w:noVBand="1"/>
      </w:tblPr>
      <w:tblGrid>
        <w:gridCol w:w="1953"/>
        <w:gridCol w:w="305"/>
        <w:gridCol w:w="6778"/>
      </w:tblGrid>
      <w:tr w:rsidR="00D547A6" w:rsidRPr="005A1202" w14:paraId="75457F2A" w14:textId="77777777" w:rsidTr="00313422">
        <w:trPr>
          <w:trHeight w:val="300"/>
        </w:trPr>
        <w:tc>
          <w:tcPr>
            <w:tcW w:w="1953" w:type="dxa"/>
            <w:hideMark/>
          </w:tcPr>
          <w:p w14:paraId="6293BCDB"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r w:rsidRPr="005A1202">
              <w:rPr>
                <w:rFonts w:ascii="Arial" w:eastAsia="Arial" w:hAnsi="Arial" w:cs="Arial"/>
                <w:spacing w:val="-2"/>
                <w:sz w:val="22"/>
                <w:szCs w:val="22"/>
                <w:lang w:val="en-ID"/>
              </w:rPr>
              <w:t> </w:t>
            </w:r>
          </w:p>
        </w:tc>
        <w:tc>
          <w:tcPr>
            <w:tcW w:w="305" w:type="dxa"/>
            <w:hideMark/>
          </w:tcPr>
          <w:p w14:paraId="58C1002A"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F302698" w14:textId="77777777" w:rsidR="00D547A6" w:rsidRPr="003B3A7A" w:rsidRDefault="00D547A6" w:rsidP="00537E63">
            <w:pPr>
              <w:ind w:right="28"/>
              <w:jc w:val="both"/>
              <w:rPr>
                <w:rFonts w:ascii="Arial" w:hAnsi="Arial" w:cs="Arial"/>
                <w:sz w:val="22"/>
                <w:szCs w:val="22"/>
              </w:rPr>
            </w:pPr>
            <w:r w:rsidRPr="004C2E07">
              <w:rPr>
                <w:rFonts w:ascii="Arial" w:hAnsi="Arial" w:cs="Arial"/>
                <w:sz w:val="22"/>
                <w:szCs w:val="22"/>
              </w:rPr>
              <w:t>{nama_paket}</w:t>
            </w:r>
          </w:p>
        </w:tc>
      </w:tr>
      <w:tr w:rsidR="00D547A6" w:rsidRPr="005A1202" w14:paraId="2506EDBA" w14:textId="77777777" w:rsidTr="00313422">
        <w:trPr>
          <w:trHeight w:val="300"/>
        </w:trPr>
        <w:tc>
          <w:tcPr>
            <w:tcW w:w="1953" w:type="dxa"/>
            <w:hideMark/>
          </w:tcPr>
          <w:p w14:paraId="062C6878"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r w:rsidRPr="005A1202">
              <w:rPr>
                <w:rFonts w:ascii="Arial" w:eastAsia="Arial" w:hAnsi="Arial" w:cs="Arial"/>
                <w:spacing w:val="-2"/>
                <w:sz w:val="22"/>
                <w:szCs w:val="22"/>
                <w:lang w:val="en-ID"/>
              </w:rPr>
              <w:t> </w:t>
            </w:r>
          </w:p>
        </w:tc>
        <w:tc>
          <w:tcPr>
            <w:tcW w:w="305" w:type="dxa"/>
            <w:hideMark/>
          </w:tcPr>
          <w:p w14:paraId="70B080F5"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E502E24" w14:textId="77777777" w:rsidR="00D547A6" w:rsidRPr="001C3A01" w:rsidRDefault="00D547A6" w:rsidP="00537E63">
            <w:pPr>
              <w:spacing w:line="276" w:lineRule="auto"/>
              <w:ind w:right="28"/>
              <w:jc w:val="both"/>
              <w:rPr>
                <w:rFonts w:ascii="Arial" w:eastAsia="Arial" w:hAnsi="Arial" w:cs="Arial"/>
                <w:spacing w:val="-2"/>
                <w:sz w:val="22"/>
                <w:szCs w:val="22"/>
                <w:lang w:val="sv-SE"/>
              </w:rPr>
            </w:pPr>
            <w:r w:rsidRPr="002F0978">
              <w:rPr>
                <w:rFonts w:ascii="Arial" w:eastAsia="Arial" w:hAnsi="Arial" w:cs="Arial"/>
                <w:spacing w:val="-2"/>
                <w:sz w:val="22"/>
                <w:szCs w:val="22"/>
                <w:lang w:val="ms-MY"/>
              </w:rPr>
              <w:t>{satuan_kerja}</w:t>
            </w:r>
          </w:p>
        </w:tc>
      </w:tr>
      <w:tr w:rsidR="00D547A6" w:rsidRPr="005A1202" w14:paraId="461C0C22" w14:textId="77777777" w:rsidTr="00313422">
        <w:trPr>
          <w:trHeight w:val="300"/>
        </w:trPr>
        <w:tc>
          <w:tcPr>
            <w:tcW w:w="1953" w:type="dxa"/>
            <w:hideMark/>
          </w:tcPr>
          <w:p w14:paraId="15DAB976"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r w:rsidRPr="005A1202">
              <w:rPr>
                <w:rFonts w:ascii="Arial" w:eastAsia="Arial" w:hAnsi="Arial" w:cs="Arial"/>
                <w:spacing w:val="-2"/>
                <w:sz w:val="22"/>
                <w:szCs w:val="22"/>
                <w:lang w:val="en-ID"/>
              </w:rPr>
              <w:t> </w:t>
            </w:r>
          </w:p>
        </w:tc>
        <w:tc>
          <w:tcPr>
            <w:tcW w:w="305" w:type="dxa"/>
            <w:hideMark/>
          </w:tcPr>
          <w:p w14:paraId="0309A2E3"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3BA88BA" w14:textId="6F42FDB5" w:rsidR="00D547A6" w:rsidRPr="004D5FB2" w:rsidRDefault="00D547A6" w:rsidP="00537E63">
            <w:pPr>
              <w:spacing w:line="276" w:lineRule="auto"/>
              <w:ind w:right="28"/>
              <w:jc w:val="both"/>
              <w:rPr>
                <w:rFonts w:ascii="Arial" w:eastAsia="Arial" w:hAnsi="Arial" w:cs="Arial"/>
                <w:spacing w:val="-2"/>
                <w:sz w:val="22"/>
                <w:szCs w:val="22"/>
                <w:lang w:val="en-US"/>
              </w:rPr>
            </w:pPr>
            <w:r w:rsidRPr="00EE600B">
              <w:rPr>
                <w:rFonts w:ascii="Arial" w:eastAsia="Arial" w:hAnsi="Arial" w:cs="Arial"/>
                <w:spacing w:val="-2"/>
                <w:sz w:val="22"/>
                <w:szCs w:val="22"/>
                <w:lang w:val="ms-MY"/>
              </w:rPr>
              <w:t>{</w:t>
            </w:r>
            <w:r w:rsidR="00F2586D">
              <w:rPr>
                <w:rFonts w:ascii="Arial" w:eastAsia="Arial" w:hAnsi="Arial" w:cs="Arial"/>
                <w:spacing w:val="-2"/>
                <w:sz w:val="22"/>
                <w:szCs w:val="22"/>
                <w:lang w:val="ms-MY"/>
              </w:rPr>
              <w:t>ppk</w:t>
            </w:r>
            <w:r w:rsidRPr="00EE600B">
              <w:rPr>
                <w:rFonts w:ascii="Arial" w:eastAsia="Arial" w:hAnsi="Arial" w:cs="Arial"/>
                <w:spacing w:val="-2"/>
                <w:sz w:val="22"/>
                <w:szCs w:val="22"/>
                <w:lang w:val="ms-MY"/>
              </w:rPr>
              <w:t>}</w:t>
            </w:r>
          </w:p>
        </w:tc>
      </w:tr>
      <w:tr w:rsidR="00D547A6" w:rsidRPr="005A1202" w14:paraId="027215E1" w14:textId="77777777" w:rsidTr="00313422">
        <w:trPr>
          <w:trHeight w:val="300"/>
        </w:trPr>
        <w:tc>
          <w:tcPr>
            <w:tcW w:w="1953" w:type="dxa"/>
            <w:hideMark/>
          </w:tcPr>
          <w:p w14:paraId="3D0A468C"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Jenis Pengadaan Barang/Jasa</w:t>
            </w:r>
            <w:r w:rsidRPr="005A1202">
              <w:rPr>
                <w:rFonts w:ascii="Arial" w:eastAsia="Arial" w:hAnsi="Arial" w:cs="Arial"/>
                <w:spacing w:val="-2"/>
                <w:sz w:val="22"/>
                <w:szCs w:val="22"/>
                <w:lang w:val="en-ID"/>
              </w:rPr>
              <w:t> </w:t>
            </w:r>
          </w:p>
        </w:tc>
        <w:tc>
          <w:tcPr>
            <w:tcW w:w="305" w:type="dxa"/>
            <w:hideMark/>
          </w:tcPr>
          <w:p w14:paraId="4E414CAA"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A26ED80" w14:textId="77777777" w:rsidR="00D547A6" w:rsidRPr="004D5FB2" w:rsidRDefault="00D547A6" w:rsidP="00537E63">
            <w:pPr>
              <w:spacing w:line="276" w:lineRule="auto"/>
              <w:ind w:right="28"/>
              <w:jc w:val="both"/>
              <w:rPr>
                <w:rFonts w:ascii="Arial" w:eastAsia="Arial" w:hAnsi="Arial" w:cs="Arial"/>
                <w:spacing w:val="-2"/>
                <w:sz w:val="22"/>
                <w:szCs w:val="22"/>
                <w:lang w:val="ms-MY"/>
              </w:rPr>
            </w:pPr>
            <w:r w:rsidRPr="00936D0B">
              <w:rPr>
                <w:rFonts w:ascii="Arial" w:hAnsi="Arial" w:cs="Arial"/>
                <w:sz w:val="22"/>
                <w:szCs w:val="22"/>
              </w:rPr>
              <w:t>{jenis_pengadaan}</w:t>
            </w:r>
          </w:p>
        </w:tc>
      </w:tr>
      <w:tr w:rsidR="00D547A6" w:rsidRPr="005A1202" w14:paraId="16A02870" w14:textId="77777777" w:rsidTr="00313422">
        <w:trPr>
          <w:trHeight w:val="300"/>
        </w:trPr>
        <w:tc>
          <w:tcPr>
            <w:tcW w:w="1953" w:type="dxa"/>
            <w:hideMark/>
          </w:tcPr>
          <w:p w14:paraId="6DBE0C10"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r w:rsidRPr="005A1202">
              <w:rPr>
                <w:rFonts w:ascii="Arial" w:eastAsia="Arial" w:hAnsi="Arial" w:cs="Arial"/>
                <w:spacing w:val="-2"/>
                <w:sz w:val="22"/>
                <w:szCs w:val="22"/>
                <w:lang w:val="en-ID"/>
              </w:rPr>
              <w:t> </w:t>
            </w:r>
          </w:p>
        </w:tc>
        <w:tc>
          <w:tcPr>
            <w:tcW w:w="305" w:type="dxa"/>
            <w:hideMark/>
          </w:tcPr>
          <w:p w14:paraId="2EE1ABEA"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28D025B" w14:textId="42D11C7F" w:rsidR="00D547A6" w:rsidRPr="004D5FB2" w:rsidRDefault="00D547A6" w:rsidP="00537E63">
            <w:pPr>
              <w:ind w:right="28"/>
              <w:jc w:val="both"/>
              <w:rPr>
                <w:rFonts w:ascii="Arial" w:hAnsi="Arial" w:cs="Arial"/>
                <w:sz w:val="22"/>
                <w:szCs w:val="22"/>
              </w:rPr>
            </w:pPr>
            <w:r w:rsidRPr="00BF6EDE">
              <w:rPr>
                <w:rFonts w:ascii="Arial" w:hAnsi="Arial" w:cs="Arial"/>
                <w:sz w:val="22"/>
                <w:szCs w:val="22"/>
              </w:rPr>
              <w:t>{metode_</w:t>
            </w:r>
            <w:r w:rsidR="009C67E9" w:rsidRPr="009C67E9">
              <w:rPr>
                <w:rFonts w:ascii="Arial" w:hAnsi="Arial" w:cs="Arial"/>
                <w:sz w:val="22"/>
                <w:szCs w:val="22"/>
              </w:rPr>
              <w:t>pemilihan</w:t>
            </w:r>
            <w:r w:rsidRPr="00BF6EDE">
              <w:rPr>
                <w:rFonts w:ascii="Arial" w:hAnsi="Arial" w:cs="Arial"/>
                <w:sz w:val="22"/>
                <w:szCs w:val="22"/>
              </w:rPr>
              <w:t>}</w:t>
            </w:r>
          </w:p>
        </w:tc>
      </w:tr>
      <w:tr w:rsidR="00D547A6" w:rsidRPr="005A1202" w14:paraId="6FB54C41" w14:textId="77777777" w:rsidTr="00313422">
        <w:trPr>
          <w:trHeight w:val="300"/>
        </w:trPr>
        <w:tc>
          <w:tcPr>
            <w:tcW w:w="1953" w:type="dxa"/>
            <w:hideMark/>
          </w:tcPr>
          <w:p w14:paraId="193C2030"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 </w:t>
            </w:r>
          </w:p>
        </w:tc>
        <w:tc>
          <w:tcPr>
            <w:tcW w:w="305" w:type="dxa"/>
            <w:hideMark/>
          </w:tcPr>
          <w:p w14:paraId="32ABA090"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D3B86F4" w14:textId="77777777" w:rsidR="00D547A6" w:rsidRPr="004D5FB2" w:rsidRDefault="00D547A6" w:rsidP="00537E63">
            <w:pPr>
              <w:spacing w:line="276" w:lineRule="auto"/>
              <w:ind w:right="28"/>
              <w:jc w:val="both"/>
              <w:rPr>
                <w:rFonts w:ascii="Arial" w:eastAsia="Arial" w:hAnsi="Arial" w:cs="Arial"/>
                <w:spacing w:val="-2"/>
                <w:sz w:val="22"/>
                <w:szCs w:val="22"/>
                <w:lang w:val="ms-MY"/>
              </w:rPr>
            </w:pPr>
            <w:r>
              <w:rPr>
                <w:rFonts w:ascii="Arial" w:hAnsi="Arial" w:cs="Arial"/>
                <w:sz w:val="22"/>
                <w:szCs w:val="22"/>
              </w:rPr>
              <w:t>{tahun_anggaran}</w:t>
            </w:r>
          </w:p>
        </w:tc>
      </w:tr>
      <w:tr w:rsidR="00D547A6" w:rsidRPr="005A1202" w14:paraId="212C8A2B" w14:textId="77777777" w:rsidTr="00313422">
        <w:trPr>
          <w:trHeight w:val="300"/>
        </w:trPr>
        <w:tc>
          <w:tcPr>
            <w:tcW w:w="1953" w:type="dxa"/>
            <w:hideMark/>
          </w:tcPr>
          <w:p w14:paraId="193B3F25"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10F226B7"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4C3FDC4" w14:textId="77777777" w:rsidR="00D547A6" w:rsidRDefault="00D547A6" w:rsidP="00537E63">
            <w:pPr>
              <w:rPr>
                <w:rFonts w:ascii="Arial" w:hAnsi="Arial" w:cs="Arial"/>
                <w:sz w:val="22"/>
                <w:szCs w:val="22"/>
              </w:rPr>
            </w:pPr>
            <w:r w:rsidRPr="00F110DE">
              <w:rPr>
                <w:rFonts w:ascii="Arial" w:hAnsi="Arial" w:cs="Arial"/>
                <w:sz w:val="22"/>
                <w:szCs w:val="22"/>
              </w:rPr>
              <w:t>{nilai_</w:t>
            </w:r>
            <w:r>
              <w:rPr>
                <w:rFonts w:ascii="Arial" w:hAnsi="Arial" w:cs="Arial"/>
                <w:sz w:val="22"/>
                <w:szCs w:val="22"/>
              </w:rPr>
              <w:t>pagu</w:t>
            </w:r>
            <w:r w:rsidRPr="00F110DE">
              <w:rPr>
                <w:rFonts w:ascii="Arial" w:hAnsi="Arial" w:cs="Arial"/>
                <w:sz w:val="22"/>
                <w:szCs w:val="22"/>
              </w:rPr>
              <w:t>}</w:t>
            </w:r>
          </w:p>
          <w:p w14:paraId="5DEB2663" w14:textId="77777777" w:rsidR="00D547A6" w:rsidRPr="000E11F6" w:rsidRDefault="00D547A6" w:rsidP="00537E63">
            <w:pPr>
              <w:rPr>
                <w:rFonts w:ascii="Arial" w:hAnsi="Arial" w:cs="Arial"/>
                <w:sz w:val="22"/>
                <w:szCs w:val="22"/>
              </w:rPr>
            </w:pPr>
            <w:r w:rsidRPr="009539DA">
              <w:rPr>
                <w:rFonts w:ascii="Arial" w:hAnsi="Arial" w:cs="Arial"/>
                <w:sz w:val="22"/>
                <w:szCs w:val="22"/>
              </w:rPr>
              <w:t>({terbilang_</w:t>
            </w:r>
            <w:r>
              <w:rPr>
                <w:rFonts w:ascii="Arial" w:hAnsi="Arial" w:cs="Arial"/>
                <w:sz w:val="22"/>
                <w:szCs w:val="22"/>
              </w:rPr>
              <w:t>pagu</w:t>
            </w:r>
            <w:r w:rsidRPr="009539DA">
              <w:rPr>
                <w:rFonts w:ascii="Arial" w:hAnsi="Arial" w:cs="Arial"/>
                <w:sz w:val="22"/>
                <w:szCs w:val="22"/>
              </w:rPr>
              <w:t>})</w:t>
            </w:r>
            <w:r>
              <w:rPr>
                <w:rFonts w:ascii="Arial" w:hAnsi="Arial" w:cs="Arial"/>
                <w:sz w:val="22"/>
                <w:szCs w:val="22"/>
              </w:rPr>
              <w:t xml:space="preserve"> </w:t>
            </w:r>
            <w:r w:rsidRPr="000E11F6">
              <w:rPr>
                <w:rFonts w:ascii="Arial" w:hAnsi="Arial" w:cs="Arial"/>
                <w:sz w:val="22"/>
                <w:szCs w:val="22"/>
              </w:rPr>
              <w:t>termasuk pajak</w:t>
            </w:r>
          </w:p>
        </w:tc>
      </w:tr>
      <w:tr w:rsidR="00D547A6" w:rsidRPr="005A1202" w14:paraId="39DCD447" w14:textId="77777777" w:rsidTr="00313422">
        <w:trPr>
          <w:trHeight w:val="300"/>
        </w:trPr>
        <w:tc>
          <w:tcPr>
            <w:tcW w:w="1953" w:type="dxa"/>
          </w:tcPr>
          <w:p w14:paraId="44BD642B"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30B8A994"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74E5215" w14:textId="77777777" w:rsidR="00D547A6" w:rsidRDefault="00D547A6" w:rsidP="00537E63">
            <w:pPr>
              <w:rPr>
                <w:rFonts w:ascii="Arial" w:hAnsi="Arial" w:cs="Arial"/>
                <w:sz w:val="22"/>
                <w:szCs w:val="22"/>
              </w:rPr>
            </w:pPr>
            <w:r w:rsidRPr="00F110DE">
              <w:rPr>
                <w:rFonts w:ascii="Arial" w:hAnsi="Arial" w:cs="Arial"/>
                <w:sz w:val="22"/>
                <w:szCs w:val="22"/>
              </w:rPr>
              <w:t>{nilai_</w:t>
            </w:r>
            <w:r>
              <w:rPr>
                <w:rFonts w:ascii="Arial" w:hAnsi="Arial" w:cs="Arial"/>
                <w:sz w:val="22"/>
                <w:szCs w:val="22"/>
              </w:rPr>
              <w:t>hps</w:t>
            </w:r>
            <w:r w:rsidRPr="00F110DE">
              <w:rPr>
                <w:rFonts w:ascii="Arial" w:hAnsi="Arial" w:cs="Arial"/>
                <w:sz w:val="22"/>
                <w:szCs w:val="22"/>
              </w:rPr>
              <w:t>}</w:t>
            </w:r>
          </w:p>
          <w:p w14:paraId="52AFB5C3" w14:textId="77777777" w:rsidR="00D547A6" w:rsidRPr="000E11F6" w:rsidRDefault="00D547A6" w:rsidP="00537E63">
            <w:pPr>
              <w:spacing w:line="276" w:lineRule="auto"/>
              <w:ind w:right="28"/>
              <w:jc w:val="both"/>
              <w:rPr>
                <w:rFonts w:ascii="Arial" w:eastAsia="Arial" w:hAnsi="Arial" w:cs="Arial"/>
                <w:spacing w:val="-2"/>
                <w:sz w:val="22"/>
                <w:szCs w:val="22"/>
                <w:lang w:val="ms-MY"/>
              </w:rPr>
            </w:pPr>
            <w:r w:rsidRPr="009539DA">
              <w:rPr>
                <w:rFonts w:ascii="Arial" w:hAnsi="Arial" w:cs="Arial"/>
                <w:sz w:val="22"/>
                <w:szCs w:val="22"/>
              </w:rPr>
              <w:t>({terbilang_</w:t>
            </w:r>
            <w:r>
              <w:rPr>
                <w:rFonts w:ascii="Arial" w:hAnsi="Arial" w:cs="Arial"/>
                <w:sz w:val="22"/>
                <w:szCs w:val="22"/>
              </w:rPr>
              <w:t>hps</w:t>
            </w:r>
            <w:r w:rsidRPr="009539DA">
              <w:rPr>
                <w:rFonts w:ascii="Arial" w:hAnsi="Arial" w:cs="Arial"/>
                <w:sz w:val="22"/>
                <w:szCs w:val="22"/>
              </w:rPr>
              <w:t>})</w:t>
            </w:r>
            <w:r>
              <w:rPr>
                <w:rFonts w:ascii="Arial" w:hAnsi="Arial" w:cs="Arial"/>
                <w:sz w:val="22"/>
                <w:szCs w:val="22"/>
              </w:rPr>
              <w:t xml:space="preserve"> </w:t>
            </w:r>
            <w:r w:rsidRPr="000E11F6">
              <w:rPr>
                <w:rFonts w:ascii="Arial" w:hAnsi="Arial" w:cs="Arial"/>
                <w:sz w:val="22"/>
                <w:szCs w:val="22"/>
              </w:rPr>
              <w:t>termasuk pajak</w:t>
            </w:r>
          </w:p>
        </w:tc>
      </w:tr>
    </w:tbl>
    <w:p w14:paraId="5B6FAD86" w14:textId="77777777" w:rsidR="005773FB" w:rsidRPr="00FB12BE" w:rsidRDefault="005773FB" w:rsidP="4F5E63BA">
      <w:pPr>
        <w:spacing w:line="276" w:lineRule="auto"/>
        <w:ind w:left="101" w:right="75"/>
        <w:jc w:val="both"/>
        <w:rPr>
          <w:rFonts w:ascii="Arial" w:eastAsia="Arial" w:hAnsi="Arial" w:cs="Arial"/>
          <w:sz w:val="22"/>
          <w:szCs w:val="22"/>
        </w:rPr>
      </w:pPr>
    </w:p>
    <w:p w14:paraId="4E17FD84" w14:textId="146604B4" w:rsidR="00924301" w:rsidRPr="00B506FD" w:rsidRDefault="7EE60B70" w:rsidP="000716B9">
      <w:pPr>
        <w:pStyle w:val="ListParagraph"/>
        <w:numPr>
          <w:ilvl w:val="0"/>
          <w:numId w:val="3"/>
        </w:numPr>
        <w:spacing w:line="276" w:lineRule="auto"/>
        <w:ind w:left="567" w:right="28" w:hanging="283"/>
        <w:jc w:val="both"/>
        <w:rPr>
          <w:rFonts w:ascii="Arial" w:eastAsia="Arial" w:hAnsi="Arial" w:cs="Arial"/>
          <w:sz w:val="22"/>
          <w:szCs w:val="22"/>
        </w:rPr>
      </w:pPr>
      <w:r w:rsidRPr="00B506FD">
        <w:rPr>
          <w:rFonts w:ascii="Arial" w:eastAsia="Arial" w:hAnsi="Arial" w:cs="Arial"/>
          <w:b/>
          <w:bCs/>
          <w:spacing w:val="1"/>
          <w:sz w:val="22"/>
          <w:szCs w:val="22"/>
        </w:rPr>
        <w:t>D</w:t>
      </w:r>
      <w:r w:rsidRPr="00B506FD">
        <w:rPr>
          <w:rFonts w:ascii="Arial" w:eastAsia="Arial" w:hAnsi="Arial" w:cs="Arial"/>
          <w:b/>
          <w:bCs/>
          <w:spacing w:val="2"/>
          <w:sz w:val="22"/>
          <w:szCs w:val="22"/>
        </w:rPr>
        <w:t>a</w:t>
      </w:r>
      <w:r w:rsidRPr="00B506FD">
        <w:rPr>
          <w:rFonts w:ascii="Arial" w:eastAsia="Arial" w:hAnsi="Arial" w:cs="Arial"/>
          <w:b/>
          <w:bCs/>
          <w:spacing w:val="-2"/>
          <w:sz w:val="22"/>
          <w:szCs w:val="22"/>
        </w:rPr>
        <w:t>s</w:t>
      </w:r>
      <w:r w:rsidRPr="00B506FD">
        <w:rPr>
          <w:rFonts w:ascii="Arial" w:eastAsia="Arial" w:hAnsi="Arial" w:cs="Arial"/>
          <w:b/>
          <w:bCs/>
          <w:spacing w:val="2"/>
          <w:sz w:val="22"/>
          <w:szCs w:val="22"/>
        </w:rPr>
        <w:t>a</w:t>
      </w:r>
      <w:r w:rsidRPr="00B506FD">
        <w:rPr>
          <w:rFonts w:ascii="Arial" w:eastAsia="Arial" w:hAnsi="Arial" w:cs="Arial"/>
          <w:b/>
          <w:bCs/>
          <w:sz w:val="22"/>
          <w:szCs w:val="22"/>
        </w:rPr>
        <w:t>r</w:t>
      </w:r>
      <w:r w:rsidRPr="00B506FD">
        <w:rPr>
          <w:rFonts w:ascii="Arial" w:eastAsia="Arial" w:hAnsi="Arial" w:cs="Arial"/>
          <w:b/>
          <w:bCs/>
          <w:spacing w:val="-1"/>
          <w:sz w:val="22"/>
          <w:szCs w:val="22"/>
        </w:rPr>
        <w:t xml:space="preserve"> </w:t>
      </w:r>
      <w:r w:rsidR="00FD69AC">
        <w:rPr>
          <w:rFonts w:ascii="Arial" w:eastAsia="Arial" w:hAnsi="Arial" w:cs="Arial"/>
          <w:b/>
          <w:bCs/>
          <w:spacing w:val="-2"/>
          <w:sz w:val="22"/>
          <w:szCs w:val="22"/>
        </w:rPr>
        <w:t>Reviu</w:t>
      </w:r>
      <w:r w:rsidRPr="00B506FD">
        <w:rPr>
          <w:rFonts w:ascii="Arial" w:eastAsia="Arial" w:hAnsi="Arial" w:cs="Arial"/>
          <w:b/>
          <w:bCs/>
          <w:spacing w:val="1"/>
          <w:sz w:val="22"/>
          <w:szCs w:val="22"/>
        </w:rPr>
        <w:t xml:space="preserve"> D</w:t>
      </w:r>
      <w:r w:rsidRPr="00B506FD">
        <w:rPr>
          <w:rFonts w:ascii="Arial" w:eastAsia="Arial" w:hAnsi="Arial" w:cs="Arial"/>
          <w:b/>
          <w:bCs/>
          <w:spacing w:val="-4"/>
          <w:sz w:val="22"/>
          <w:szCs w:val="22"/>
        </w:rPr>
        <w:t>o</w:t>
      </w:r>
      <w:r w:rsidRPr="00B506FD">
        <w:rPr>
          <w:rFonts w:ascii="Arial" w:eastAsia="Arial" w:hAnsi="Arial" w:cs="Arial"/>
          <w:b/>
          <w:bCs/>
          <w:spacing w:val="2"/>
          <w:sz w:val="22"/>
          <w:szCs w:val="22"/>
        </w:rPr>
        <w:t>k</w:t>
      </w:r>
      <w:r w:rsidRPr="00B506FD">
        <w:rPr>
          <w:rFonts w:ascii="Arial" w:eastAsia="Arial" w:hAnsi="Arial" w:cs="Arial"/>
          <w:b/>
          <w:bCs/>
          <w:sz w:val="22"/>
          <w:szCs w:val="22"/>
        </w:rPr>
        <w:t>um</w:t>
      </w:r>
      <w:r w:rsidRPr="00B506FD">
        <w:rPr>
          <w:rFonts w:ascii="Arial" w:eastAsia="Arial" w:hAnsi="Arial" w:cs="Arial"/>
          <w:b/>
          <w:bCs/>
          <w:spacing w:val="2"/>
          <w:sz w:val="22"/>
          <w:szCs w:val="22"/>
        </w:rPr>
        <w:t>e</w:t>
      </w:r>
      <w:r w:rsidRPr="00B506FD">
        <w:rPr>
          <w:rFonts w:ascii="Arial" w:eastAsia="Arial" w:hAnsi="Arial" w:cs="Arial"/>
          <w:b/>
          <w:bCs/>
          <w:sz w:val="22"/>
          <w:szCs w:val="22"/>
        </w:rPr>
        <w:t>n</w:t>
      </w:r>
      <w:r w:rsidRPr="00B506FD">
        <w:rPr>
          <w:rFonts w:ascii="Arial" w:eastAsia="Arial" w:hAnsi="Arial" w:cs="Arial"/>
          <w:b/>
          <w:bCs/>
          <w:spacing w:val="1"/>
          <w:sz w:val="22"/>
          <w:szCs w:val="22"/>
        </w:rPr>
        <w:t xml:space="preserve"> </w:t>
      </w:r>
      <w:r w:rsidR="00AC440B">
        <w:rPr>
          <w:rFonts w:ascii="Arial" w:eastAsia="Arial" w:hAnsi="Arial" w:cs="Arial"/>
          <w:b/>
          <w:bCs/>
          <w:spacing w:val="-2"/>
          <w:sz w:val="22"/>
          <w:szCs w:val="22"/>
          <w:lang w:val="en-US"/>
        </w:rPr>
        <w:t>Pemilihan</w:t>
      </w:r>
    </w:p>
    <w:p w14:paraId="51C4B442" w14:textId="77777777" w:rsidR="00170E39" w:rsidRPr="00037814" w:rsidRDefault="00170E39" w:rsidP="00170E39">
      <w:pPr>
        <w:pStyle w:val="ListParagraph"/>
        <w:numPr>
          <w:ilvl w:val="0"/>
          <w:numId w:val="1"/>
        </w:numPr>
        <w:spacing w:line="276" w:lineRule="auto"/>
        <w:ind w:right="80"/>
        <w:jc w:val="both"/>
        <w:rPr>
          <w:rFonts w:ascii="Arial" w:eastAsia="Arial" w:hAnsi="Arial" w:cs="Arial"/>
          <w:sz w:val="22"/>
          <w:szCs w:val="22"/>
        </w:rPr>
      </w:pPr>
      <w:r w:rsidRPr="00D558F8">
        <w:rPr>
          <w:rFonts w:ascii="Arial" w:eastAsia="Arial" w:hAnsi="Arial" w:cs="Arial"/>
          <w:sz w:val="22"/>
          <w:szCs w:val="22"/>
        </w:rPr>
        <w:t>Peraturan Presiden Nomor 16 Tahun 2018 tentang Pengadaan Barang/Jasa Pemerintah sebagaimana telah diubah dengan Peraturan Presiden Nomor 12 Tahun 2021 tentang Perubahan atas Peraturan Presiden Nomor 16 Tahun 2018 tentang Pengadaan Barang/Jasa Pemerintah;</w:t>
      </w:r>
      <w:r w:rsidRPr="00037814">
        <w:rPr>
          <w:rFonts w:ascii="Arial" w:eastAsia="Arial" w:hAnsi="Arial" w:cs="Arial"/>
          <w:sz w:val="22"/>
          <w:szCs w:val="22"/>
        </w:rPr>
        <w:t> </w:t>
      </w:r>
    </w:p>
    <w:p w14:paraId="02443B25" w14:textId="2DDE1A6C" w:rsidR="00170E39" w:rsidRPr="00037814" w:rsidRDefault="00170E39" w:rsidP="00170E39">
      <w:pPr>
        <w:pStyle w:val="ListParagraph"/>
        <w:numPr>
          <w:ilvl w:val="0"/>
          <w:numId w:val="1"/>
        </w:numPr>
        <w:spacing w:line="276" w:lineRule="auto"/>
        <w:ind w:right="80"/>
        <w:jc w:val="both"/>
        <w:rPr>
          <w:rFonts w:ascii="Arial" w:eastAsia="Arial" w:hAnsi="Arial" w:cs="Arial"/>
          <w:sz w:val="22"/>
          <w:szCs w:val="22"/>
        </w:rPr>
      </w:pPr>
      <w:r w:rsidRPr="00D558F8">
        <w:rPr>
          <w:rFonts w:ascii="Arial" w:eastAsia="Arial" w:hAnsi="Arial" w:cs="Arial"/>
          <w:sz w:val="22"/>
          <w:szCs w:val="22"/>
        </w:rPr>
        <w:t>Peraturan Lembaga Kebijakan Pengadaan Barang/Jasa Pemerintah Republik Indonesia Nomor  12  Tahun  2021  tentang  Pedoman  Pelaksanaan  Pengadaan Barang/Jasa Pemerintah Melalui Penyedia</w:t>
      </w:r>
      <w:r>
        <w:rPr>
          <w:rFonts w:ascii="Arial" w:eastAsia="Arial" w:hAnsi="Arial" w:cs="Arial"/>
          <w:sz w:val="22"/>
          <w:szCs w:val="22"/>
        </w:rPr>
        <w:t xml:space="preserve"> sebagaimana telah diubah dengan </w:t>
      </w:r>
      <w:r w:rsidRPr="00753BC3">
        <w:rPr>
          <w:rFonts w:ascii="Arial" w:eastAsia="Arial" w:hAnsi="Arial" w:cs="Arial"/>
          <w:sz w:val="22"/>
          <w:szCs w:val="22"/>
        </w:rPr>
        <w:t xml:space="preserve">Peraturan Lembaga Nomor 4 Tahun 2024 tentang Perubahan </w:t>
      </w:r>
      <w:r>
        <w:rPr>
          <w:rFonts w:ascii="Arial" w:eastAsia="Arial" w:hAnsi="Arial" w:cs="Arial"/>
          <w:sz w:val="22"/>
          <w:szCs w:val="22"/>
        </w:rPr>
        <w:t>a</w:t>
      </w:r>
      <w:r w:rsidRPr="00753BC3">
        <w:rPr>
          <w:rFonts w:ascii="Arial" w:eastAsia="Arial" w:hAnsi="Arial" w:cs="Arial"/>
          <w:sz w:val="22"/>
          <w:szCs w:val="22"/>
        </w:rPr>
        <w:t>tas Peraturan Lembaga Kebijakan Pengadaan Barang/Jasa Pemerintah Nomor 12 Tahun 2021 tentang Pedoman Pelaksanaan Pengadaan Barang/Jasa Pemerintah Melalui Penyedia</w:t>
      </w:r>
      <w:r w:rsidRPr="00037814">
        <w:rPr>
          <w:rFonts w:ascii="Arial" w:eastAsia="Arial" w:hAnsi="Arial" w:cs="Arial"/>
          <w:sz w:val="22"/>
          <w:szCs w:val="22"/>
        </w:rPr>
        <w:t>;</w:t>
      </w:r>
    </w:p>
    <w:p w14:paraId="1FE9FCB6" w14:textId="4D43B2F4" w:rsidR="00D558F8" w:rsidRPr="00037814" w:rsidRDefault="00D558F8" w:rsidP="00D558F8">
      <w:pPr>
        <w:pStyle w:val="ListParagraph"/>
        <w:numPr>
          <w:ilvl w:val="0"/>
          <w:numId w:val="1"/>
        </w:numPr>
        <w:spacing w:line="276" w:lineRule="auto"/>
        <w:ind w:right="80"/>
        <w:jc w:val="both"/>
        <w:rPr>
          <w:rFonts w:ascii="Arial" w:eastAsia="Arial" w:hAnsi="Arial" w:cs="Arial"/>
          <w:sz w:val="22"/>
          <w:szCs w:val="22"/>
        </w:rPr>
      </w:pPr>
      <w:r w:rsidRPr="00D558F8">
        <w:rPr>
          <w:rFonts w:ascii="Arial" w:eastAsia="Arial" w:hAnsi="Arial" w:cs="Arial"/>
          <w:sz w:val="22"/>
          <w:szCs w:val="22"/>
        </w:rPr>
        <w:t>Keputusan Menteri Pekerjaan Umum dan Perumahan Rakyat Nomor 1620/KPTS/M/2021 Tentang Pembentukan Unit Kerja Pengadaan Barang/Jasa dan Unit Pelaksana Teknis Pengadaan Barang/Jasa Kementerian Pekerjaan Umum dan Perumahan Rakyat;</w:t>
      </w:r>
    </w:p>
    <w:p w14:paraId="68AF1951" w14:textId="618D8BCB" w:rsidR="0053156B" w:rsidRPr="00037814" w:rsidRDefault="00D558F8" w:rsidP="00606DA1">
      <w:pPr>
        <w:pStyle w:val="ListParagraph"/>
        <w:numPr>
          <w:ilvl w:val="0"/>
          <w:numId w:val="1"/>
        </w:numPr>
        <w:spacing w:line="276" w:lineRule="auto"/>
        <w:ind w:right="80"/>
        <w:jc w:val="both"/>
        <w:rPr>
          <w:rFonts w:ascii="Arial" w:eastAsia="Arial" w:hAnsi="Arial" w:cs="Arial"/>
          <w:sz w:val="22"/>
          <w:szCs w:val="22"/>
        </w:rPr>
      </w:pPr>
      <w:r w:rsidRPr="00D558F8">
        <w:rPr>
          <w:rFonts w:ascii="Arial" w:eastAsia="Arial" w:hAnsi="Arial" w:cs="Arial"/>
          <w:sz w:val="22"/>
          <w:szCs w:val="22"/>
        </w:rPr>
        <w:t>Standar Operasional Prosedur Nomor 13/SOP.04/2024 tanggal 15 Juli 2024 tentang Reviu Dokumen Persiapan Pengadaan dan Penyiapan Dokumen Pemilihan;</w:t>
      </w:r>
      <w:r w:rsidRPr="00037814">
        <w:rPr>
          <w:rFonts w:ascii="Arial" w:eastAsia="Arial" w:hAnsi="Arial" w:cs="Arial"/>
          <w:sz w:val="22"/>
          <w:szCs w:val="22"/>
        </w:rPr>
        <w:t> </w:t>
      </w:r>
    </w:p>
    <w:p w14:paraId="38DC15A0" w14:textId="77777777" w:rsidR="000C101B" w:rsidRPr="00037814" w:rsidRDefault="000C101B" w:rsidP="007C496A">
      <w:pPr>
        <w:pStyle w:val="ListParagraph"/>
        <w:spacing w:line="276" w:lineRule="auto"/>
        <w:ind w:left="927" w:right="80"/>
        <w:jc w:val="right"/>
        <w:rPr>
          <w:rFonts w:ascii="Arial" w:eastAsia="Arial" w:hAnsi="Arial" w:cs="Arial"/>
          <w:i/>
          <w:iCs/>
          <w:sz w:val="22"/>
          <w:szCs w:val="22"/>
        </w:rPr>
      </w:pPr>
    </w:p>
    <w:p w14:paraId="63CCD626" w14:textId="77777777" w:rsidR="00485AF9" w:rsidRPr="00037814" w:rsidRDefault="00485AF9" w:rsidP="007C496A">
      <w:pPr>
        <w:pStyle w:val="ListParagraph"/>
        <w:spacing w:line="276" w:lineRule="auto"/>
        <w:ind w:left="927" w:right="80"/>
        <w:jc w:val="right"/>
        <w:rPr>
          <w:rFonts w:ascii="Arial" w:eastAsia="Arial" w:hAnsi="Arial" w:cs="Arial"/>
          <w:i/>
          <w:iCs/>
          <w:sz w:val="22"/>
          <w:szCs w:val="22"/>
        </w:rPr>
      </w:pPr>
    </w:p>
    <w:p w14:paraId="51B4B289" w14:textId="215C442B" w:rsidR="007C496A" w:rsidRPr="006229D4" w:rsidRDefault="007C496A" w:rsidP="007C496A">
      <w:pPr>
        <w:pStyle w:val="ListParagraph"/>
        <w:spacing w:line="276" w:lineRule="auto"/>
        <w:ind w:left="927" w:right="80"/>
        <w:jc w:val="right"/>
        <w:rPr>
          <w:rFonts w:ascii="Arial" w:eastAsia="Arial" w:hAnsi="Arial" w:cs="Arial"/>
          <w:i/>
          <w:iCs/>
          <w:sz w:val="22"/>
          <w:szCs w:val="22"/>
          <w:lang w:val="en-ID"/>
        </w:rPr>
      </w:pPr>
      <w:r w:rsidRPr="006229D4">
        <w:rPr>
          <w:rFonts w:ascii="Arial" w:eastAsia="Arial" w:hAnsi="Arial" w:cs="Arial"/>
          <w:i/>
          <w:iCs/>
          <w:sz w:val="22"/>
          <w:szCs w:val="22"/>
          <w:lang w:val="en-ID"/>
        </w:rPr>
        <w:t>e. Keputusan…</w:t>
      </w:r>
    </w:p>
    <w:p w14:paraId="4B37F810" w14:textId="26790F2B" w:rsidR="00606DA1" w:rsidRPr="00454EF0" w:rsidRDefault="00606DA1" w:rsidP="00606DA1">
      <w:pPr>
        <w:pStyle w:val="ListParagraph"/>
        <w:numPr>
          <w:ilvl w:val="0"/>
          <w:numId w:val="1"/>
        </w:numPr>
        <w:spacing w:line="276" w:lineRule="auto"/>
        <w:ind w:right="28"/>
        <w:jc w:val="both"/>
        <w:rPr>
          <w:rFonts w:ascii="Arial" w:eastAsia="Arial" w:hAnsi="Arial" w:cs="Arial"/>
          <w:sz w:val="22"/>
          <w:szCs w:val="22"/>
        </w:rPr>
      </w:pPr>
      <w:bookmarkStart w:id="0" w:name="_Hlk198203503"/>
      <w:r w:rsidRPr="005A1202">
        <w:rPr>
          <w:rFonts w:ascii="Arial" w:eastAsia="Arial" w:hAnsi="Arial" w:cs="Arial"/>
          <w:spacing w:val="-2"/>
          <w:sz w:val="22"/>
          <w:szCs w:val="22"/>
        </w:rPr>
        <w:lastRenderedPageBreak/>
        <w:t>K</w:t>
      </w:r>
      <w:r w:rsidRPr="005A1202">
        <w:rPr>
          <w:rFonts w:ascii="Arial" w:eastAsia="Arial" w:hAnsi="Arial" w:cs="Arial"/>
          <w:spacing w:val="2"/>
          <w:sz w:val="22"/>
          <w:szCs w:val="22"/>
        </w:rPr>
        <w:t>epu</w:t>
      </w:r>
      <w:r w:rsidRPr="005A1202">
        <w:rPr>
          <w:rFonts w:ascii="Arial" w:eastAsia="Arial" w:hAnsi="Arial" w:cs="Arial"/>
          <w:spacing w:val="-6"/>
          <w:sz w:val="22"/>
          <w:szCs w:val="22"/>
        </w:rPr>
        <w:t>t</w:t>
      </w:r>
      <w:r w:rsidRPr="005A1202">
        <w:rPr>
          <w:rFonts w:ascii="Arial" w:eastAsia="Arial" w:hAnsi="Arial" w:cs="Arial"/>
          <w:spacing w:val="2"/>
          <w:sz w:val="22"/>
          <w:szCs w:val="22"/>
        </w:rPr>
        <w:t>u</w:t>
      </w:r>
      <w:r w:rsidRPr="005A1202">
        <w:rPr>
          <w:rFonts w:ascii="Arial" w:eastAsia="Arial" w:hAnsi="Arial" w:cs="Arial"/>
          <w:sz w:val="22"/>
          <w:szCs w:val="22"/>
        </w:rPr>
        <w:t>s</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2"/>
          <w:sz w:val="22"/>
          <w:szCs w:val="22"/>
        </w:rPr>
        <w:t>K</w:t>
      </w:r>
      <w:r w:rsidRPr="005A1202">
        <w:rPr>
          <w:rFonts w:ascii="Arial" w:eastAsia="Arial" w:hAnsi="Arial" w:cs="Arial"/>
          <w:spacing w:val="2"/>
          <w:sz w:val="22"/>
          <w:szCs w:val="22"/>
        </w:rPr>
        <w:t>ep</w:t>
      </w:r>
      <w:r w:rsidRPr="005A1202">
        <w:rPr>
          <w:rFonts w:ascii="Arial" w:eastAsia="Arial" w:hAnsi="Arial" w:cs="Arial"/>
          <w:spacing w:val="-2"/>
          <w:sz w:val="22"/>
          <w:szCs w:val="22"/>
        </w:rPr>
        <w:t>a</w:t>
      </w:r>
      <w:r w:rsidRPr="005A1202">
        <w:rPr>
          <w:rFonts w:ascii="Arial" w:eastAsia="Arial" w:hAnsi="Arial" w:cs="Arial"/>
          <w:spacing w:val="1"/>
          <w:sz w:val="22"/>
          <w:szCs w:val="22"/>
        </w:rPr>
        <w:t>l</w:t>
      </w:r>
      <w:r w:rsidRPr="005A1202">
        <w:rPr>
          <w:rFonts w:ascii="Arial" w:eastAsia="Arial" w:hAnsi="Arial" w:cs="Arial"/>
          <w:sz w:val="22"/>
          <w:szCs w:val="22"/>
        </w:rPr>
        <w:t xml:space="preserve">a </w:t>
      </w:r>
      <w:r w:rsidRPr="005A1202">
        <w:rPr>
          <w:rFonts w:ascii="Arial" w:eastAsia="Arial" w:hAnsi="Arial" w:cs="Arial"/>
          <w:spacing w:val="-2"/>
          <w:sz w:val="22"/>
          <w:szCs w:val="22"/>
        </w:rPr>
        <w:t>BP</w:t>
      </w:r>
      <w:r w:rsidRPr="005A1202">
        <w:rPr>
          <w:rFonts w:ascii="Arial" w:eastAsia="Arial" w:hAnsi="Arial" w:cs="Arial"/>
          <w:spacing w:val="2"/>
          <w:sz w:val="22"/>
          <w:szCs w:val="22"/>
        </w:rPr>
        <w:t>2</w:t>
      </w:r>
      <w:r w:rsidRPr="005A1202">
        <w:rPr>
          <w:rFonts w:ascii="Arial" w:eastAsia="Arial" w:hAnsi="Arial" w:cs="Arial"/>
          <w:sz w:val="22"/>
          <w:szCs w:val="22"/>
        </w:rPr>
        <w:t xml:space="preserve">JK </w:t>
      </w:r>
      <w:r w:rsidRPr="005A1202">
        <w:rPr>
          <w:rFonts w:ascii="Arial" w:eastAsia="Arial" w:hAnsi="Arial" w:cs="Arial"/>
          <w:spacing w:val="2"/>
          <w:sz w:val="22"/>
          <w:szCs w:val="22"/>
        </w:rPr>
        <w:t>W</w:t>
      </w:r>
      <w:r w:rsidRPr="005A1202">
        <w:rPr>
          <w:rFonts w:ascii="Arial" w:eastAsia="Arial" w:hAnsi="Arial" w:cs="Arial"/>
          <w:spacing w:val="1"/>
          <w:sz w:val="22"/>
          <w:szCs w:val="22"/>
        </w:rPr>
        <w:t>il</w:t>
      </w:r>
      <w:r w:rsidRPr="005A1202">
        <w:rPr>
          <w:rFonts w:ascii="Arial" w:eastAsia="Arial" w:hAnsi="Arial" w:cs="Arial"/>
          <w:spacing w:val="2"/>
          <w:sz w:val="22"/>
          <w:szCs w:val="22"/>
        </w:rPr>
        <w:t>a</w:t>
      </w:r>
      <w:r w:rsidRPr="005A1202">
        <w:rPr>
          <w:rFonts w:ascii="Arial" w:eastAsia="Arial" w:hAnsi="Arial" w:cs="Arial"/>
          <w:spacing w:val="-5"/>
          <w:sz w:val="22"/>
          <w:szCs w:val="22"/>
        </w:rPr>
        <w:t>y</w:t>
      </w:r>
      <w:r w:rsidRPr="005A1202">
        <w:rPr>
          <w:rFonts w:ascii="Arial" w:eastAsia="Arial" w:hAnsi="Arial" w:cs="Arial"/>
          <w:spacing w:val="2"/>
          <w:sz w:val="22"/>
          <w:szCs w:val="22"/>
        </w:rPr>
        <w:t>a</w:t>
      </w:r>
      <w:r w:rsidRPr="005A1202">
        <w:rPr>
          <w:rFonts w:ascii="Arial" w:eastAsia="Arial" w:hAnsi="Arial" w:cs="Arial"/>
          <w:sz w:val="22"/>
          <w:szCs w:val="22"/>
        </w:rPr>
        <w:t>h Kalimantan Selatan/Kepala UPTPBJ Kalimantan Selatan Kementerian Pekerjaan Umum</w:t>
      </w:r>
      <w:r w:rsidRPr="005A1202">
        <w:rPr>
          <w:rFonts w:ascii="Arial" w:eastAsia="Arial" w:hAnsi="Arial" w:cs="Arial"/>
          <w:spacing w:val="1"/>
          <w:sz w:val="22"/>
          <w:szCs w:val="22"/>
        </w:rPr>
        <w:t xml:space="preserve"> </w:t>
      </w:r>
      <w:r w:rsidRPr="00BF5E31">
        <w:rPr>
          <w:rFonts w:ascii="Arial" w:eastAsia="Arial" w:hAnsi="Arial" w:cs="Arial"/>
          <w:spacing w:val="1"/>
          <w:sz w:val="22"/>
          <w:szCs w:val="22"/>
        </w:rPr>
        <w:t>N</w:t>
      </w:r>
      <w:r w:rsidRPr="00BF5E31">
        <w:rPr>
          <w:rFonts w:ascii="Arial" w:eastAsia="Arial" w:hAnsi="Arial" w:cs="Arial"/>
          <w:spacing w:val="2"/>
          <w:sz w:val="22"/>
          <w:szCs w:val="22"/>
        </w:rPr>
        <w:t>o</w:t>
      </w:r>
      <w:r w:rsidRPr="00BF5E31">
        <w:rPr>
          <w:rFonts w:ascii="Arial" w:eastAsia="Arial" w:hAnsi="Arial" w:cs="Arial"/>
          <w:spacing w:val="-3"/>
          <w:sz w:val="22"/>
          <w:szCs w:val="22"/>
        </w:rPr>
        <w:t>m</w:t>
      </w:r>
      <w:r w:rsidRPr="00BF5E31">
        <w:rPr>
          <w:rFonts w:ascii="Arial" w:eastAsia="Arial" w:hAnsi="Arial" w:cs="Arial"/>
          <w:spacing w:val="2"/>
          <w:sz w:val="22"/>
          <w:szCs w:val="22"/>
        </w:rPr>
        <w:t>o</w:t>
      </w:r>
      <w:r w:rsidRPr="00BF5E31">
        <w:rPr>
          <w:rFonts w:ascii="Arial" w:eastAsia="Arial" w:hAnsi="Arial" w:cs="Arial"/>
          <w:sz w:val="22"/>
          <w:szCs w:val="22"/>
        </w:rPr>
        <w:t xml:space="preserve">r </w:t>
      </w:r>
      <w:r w:rsidR="003A72E8" w:rsidRPr="003A72E8">
        <w:rPr>
          <w:rFonts w:ascii="Arial" w:eastAsia="Arial" w:hAnsi="Arial" w:cs="Arial"/>
          <w:sz w:val="22"/>
          <w:szCs w:val="22"/>
          <w:lang w:val="en-US"/>
        </w:rPr>
        <w:t>{nomor_sk_pokja}</w:t>
      </w:r>
      <w:r w:rsidRPr="00BF5E31">
        <w:rPr>
          <w:rFonts w:ascii="Arial" w:eastAsia="Arial" w:hAnsi="Arial" w:cs="Arial"/>
          <w:sz w:val="22"/>
          <w:szCs w:val="22"/>
        </w:rPr>
        <w:t xml:space="preserve"> </w:t>
      </w:r>
      <w:r w:rsidRPr="00BF5E31">
        <w:rPr>
          <w:rFonts w:ascii="Arial" w:eastAsia="Arial" w:hAnsi="Arial" w:cs="Arial"/>
          <w:spacing w:val="-1"/>
          <w:sz w:val="22"/>
          <w:szCs w:val="22"/>
        </w:rPr>
        <w:t>t</w:t>
      </w:r>
      <w:r w:rsidRPr="00BF5E31">
        <w:rPr>
          <w:rFonts w:ascii="Arial" w:eastAsia="Arial" w:hAnsi="Arial" w:cs="Arial"/>
          <w:spacing w:val="2"/>
          <w:sz w:val="22"/>
          <w:szCs w:val="22"/>
        </w:rPr>
        <w:t>an</w:t>
      </w:r>
      <w:r w:rsidRPr="00BF5E31">
        <w:rPr>
          <w:rFonts w:ascii="Arial" w:eastAsia="Arial" w:hAnsi="Arial" w:cs="Arial"/>
          <w:spacing w:val="-2"/>
          <w:sz w:val="22"/>
          <w:szCs w:val="22"/>
        </w:rPr>
        <w:t>gg</w:t>
      </w:r>
      <w:r w:rsidRPr="00BF5E31">
        <w:rPr>
          <w:rFonts w:ascii="Arial" w:eastAsia="Arial" w:hAnsi="Arial" w:cs="Arial"/>
          <w:spacing w:val="2"/>
          <w:sz w:val="22"/>
          <w:szCs w:val="22"/>
        </w:rPr>
        <w:t>a</w:t>
      </w:r>
      <w:r w:rsidRPr="00BF5E31">
        <w:rPr>
          <w:rFonts w:ascii="Arial" w:eastAsia="Arial" w:hAnsi="Arial" w:cs="Arial"/>
          <w:sz w:val="22"/>
          <w:szCs w:val="22"/>
        </w:rPr>
        <w:t>l</w:t>
      </w:r>
      <w:r w:rsidRPr="00BF5E31">
        <w:rPr>
          <w:rFonts w:ascii="Arial" w:eastAsia="Arial" w:hAnsi="Arial" w:cs="Arial"/>
          <w:spacing w:val="4"/>
          <w:sz w:val="22"/>
          <w:szCs w:val="22"/>
        </w:rPr>
        <w:t xml:space="preserve"> </w:t>
      </w:r>
      <w:r w:rsidR="008F744E" w:rsidRPr="008F744E">
        <w:rPr>
          <w:rFonts w:ascii="Arial" w:eastAsia="Arial" w:hAnsi="Arial" w:cs="Arial"/>
          <w:spacing w:val="4"/>
          <w:sz w:val="22"/>
          <w:szCs w:val="22"/>
          <w:lang w:val="en-US"/>
        </w:rPr>
        <w:t>{tanggal_sk_pokja}</w:t>
      </w:r>
      <w:r w:rsidRPr="00454EF0">
        <w:rPr>
          <w:rFonts w:ascii="Arial" w:eastAsia="Arial" w:hAnsi="Arial" w:cs="Arial"/>
          <w:spacing w:val="-2"/>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d</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1"/>
          <w:sz w:val="22"/>
          <w:szCs w:val="22"/>
        </w:rPr>
        <w:t>P</w:t>
      </w:r>
      <w:r w:rsidRPr="00454EF0">
        <w:rPr>
          <w:rFonts w:ascii="Arial" w:eastAsia="Arial" w:hAnsi="Arial" w:cs="Arial"/>
          <w:spacing w:val="2"/>
          <w:sz w:val="22"/>
          <w:szCs w:val="22"/>
        </w:rPr>
        <w:t>enu</w:t>
      </w:r>
      <w:r w:rsidRPr="00454EF0">
        <w:rPr>
          <w:rFonts w:ascii="Arial" w:eastAsia="Arial" w:hAnsi="Arial" w:cs="Arial"/>
          <w:spacing w:val="-2"/>
          <w:sz w:val="22"/>
          <w:szCs w:val="22"/>
        </w:rPr>
        <w:t>g</w:t>
      </w:r>
      <w:r w:rsidRPr="00454EF0">
        <w:rPr>
          <w:rFonts w:ascii="Arial" w:eastAsia="Arial" w:hAnsi="Arial" w:cs="Arial"/>
          <w:spacing w:val="2"/>
          <w:sz w:val="22"/>
          <w:szCs w:val="22"/>
        </w:rPr>
        <w:t>a</w:t>
      </w:r>
      <w:r w:rsidRPr="00454EF0">
        <w:rPr>
          <w:rFonts w:ascii="Arial" w:eastAsia="Arial" w:hAnsi="Arial" w:cs="Arial"/>
          <w:spacing w:val="-5"/>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 xml:space="preserve">Kelompok Kerja Pemilihan </w:t>
      </w:r>
      <w:r w:rsidR="007E1FEF">
        <w:rPr>
          <w:rFonts w:ascii="Arial" w:eastAsia="Arial" w:hAnsi="Arial" w:cs="Arial"/>
          <w:spacing w:val="-2"/>
          <w:sz w:val="22"/>
          <w:szCs w:val="22"/>
        </w:rPr>
        <w:t>{kode_pokja}</w:t>
      </w:r>
      <w:r w:rsidRPr="00454EF0">
        <w:rPr>
          <w:rFonts w:ascii="Arial" w:eastAsia="Arial" w:hAnsi="Arial" w:cs="Arial"/>
          <w:spacing w:val="-2"/>
          <w:sz w:val="22"/>
          <w:szCs w:val="22"/>
        </w:rPr>
        <w:t xml:space="preserve"> BP2JK Wilayah Kalimantan Selatan Kementerian Pekerjaan Umum Tahun Anggaran </w:t>
      </w:r>
      <w:r w:rsidR="007E1FEF">
        <w:rPr>
          <w:rFonts w:ascii="Arial" w:eastAsia="Arial" w:hAnsi="Arial" w:cs="Arial"/>
          <w:spacing w:val="-2"/>
          <w:sz w:val="22"/>
          <w:szCs w:val="22"/>
        </w:rPr>
        <w:t>{tahun_anggaran}</w:t>
      </w:r>
      <w:r w:rsidRPr="00454EF0">
        <w:rPr>
          <w:rFonts w:ascii="Arial" w:eastAsia="Arial" w:hAnsi="Arial" w:cs="Arial"/>
          <w:spacing w:val="-2"/>
          <w:sz w:val="22"/>
          <w:szCs w:val="22"/>
        </w:rPr>
        <w:t>;</w:t>
      </w:r>
    </w:p>
    <w:p w14:paraId="3D3460CB" w14:textId="191BDC1F" w:rsidR="00606DA1" w:rsidRPr="00454EF0" w:rsidRDefault="00606DA1" w:rsidP="00606DA1">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pacing w:val="-2"/>
          <w:sz w:val="22"/>
          <w:szCs w:val="22"/>
        </w:rPr>
        <w:t>K</w:t>
      </w:r>
      <w:r w:rsidRPr="00454EF0">
        <w:rPr>
          <w:rFonts w:ascii="Arial" w:eastAsia="Arial" w:hAnsi="Arial" w:cs="Arial"/>
          <w:spacing w:val="2"/>
          <w:sz w:val="22"/>
          <w:szCs w:val="22"/>
        </w:rPr>
        <w:t>epu</w:t>
      </w:r>
      <w:r w:rsidRPr="00454EF0">
        <w:rPr>
          <w:rFonts w:ascii="Arial" w:eastAsia="Arial" w:hAnsi="Arial" w:cs="Arial"/>
          <w:spacing w:val="-6"/>
          <w:sz w:val="22"/>
          <w:szCs w:val="22"/>
        </w:rPr>
        <w:t>t</w:t>
      </w:r>
      <w:r w:rsidRPr="00454EF0">
        <w:rPr>
          <w:rFonts w:ascii="Arial" w:eastAsia="Arial" w:hAnsi="Arial" w:cs="Arial"/>
          <w:spacing w:val="2"/>
          <w:sz w:val="22"/>
          <w:szCs w:val="22"/>
        </w:rPr>
        <w:t>u</w:t>
      </w:r>
      <w:r w:rsidRPr="00454EF0">
        <w:rPr>
          <w:rFonts w:ascii="Arial" w:eastAsia="Arial" w:hAnsi="Arial" w:cs="Arial"/>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 xml:space="preserve">n </w:t>
      </w:r>
      <w:r w:rsidRPr="00454EF0">
        <w:rPr>
          <w:rFonts w:ascii="Arial" w:eastAsia="Arial" w:hAnsi="Arial" w:cs="Arial"/>
          <w:spacing w:val="-2"/>
          <w:sz w:val="22"/>
          <w:szCs w:val="22"/>
        </w:rPr>
        <w:t>K</w:t>
      </w:r>
      <w:r w:rsidRPr="00454EF0">
        <w:rPr>
          <w:rFonts w:ascii="Arial" w:eastAsia="Arial" w:hAnsi="Arial" w:cs="Arial"/>
          <w:spacing w:val="2"/>
          <w:sz w:val="22"/>
          <w:szCs w:val="22"/>
        </w:rPr>
        <w:t>ep</w:t>
      </w:r>
      <w:r w:rsidRPr="00454EF0">
        <w:rPr>
          <w:rFonts w:ascii="Arial" w:eastAsia="Arial" w:hAnsi="Arial" w:cs="Arial"/>
          <w:spacing w:val="-2"/>
          <w:sz w:val="22"/>
          <w:szCs w:val="22"/>
        </w:rPr>
        <w:t>a</w:t>
      </w:r>
      <w:r w:rsidRPr="00454EF0">
        <w:rPr>
          <w:rFonts w:ascii="Arial" w:eastAsia="Arial" w:hAnsi="Arial" w:cs="Arial"/>
          <w:spacing w:val="1"/>
          <w:sz w:val="22"/>
          <w:szCs w:val="22"/>
        </w:rPr>
        <w:t>l</w:t>
      </w:r>
      <w:r w:rsidRPr="00454EF0">
        <w:rPr>
          <w:rFonts w:ascii="Arial" w:eastAsia="Arial" w:hAnsi="Arial" w:cs="Arial"/>
          <w:sz w:val="22"/>
          <w:szCs w:val="22"/>
        </w:rPr>
        <w:t xml:space="preserve">a </w:t>
      </w:r>
      <w:r w:rsidRPr="00454EF0">
        <w:rPr>
          <w:rFonts w:ascii="Arial" w:eastAsia="Arial" w:hAnsi="Arial" w:cs="Arial"/>
          <w:spacing w:val="-2"/>
          <w:sz w:val="22"/>
          <w:szCs w:val="22"/>
        </w:rPr>
        <w:t>BP</w:t>
      </w:r>
      <w:r w:rsidRPr="00454EF0">
        <w:rPr>
          <w:rFonts w:ascii="Arial" w:eastAsia="Arial" w:hAnsi="Arial" w:cs="Arial"/>
          <w:spacing w:val="2"/>
          <w:sz w:val="22"/>
          <w:szCs w:val="22"/>
        </w:rPr>
        <w:t>2</w:t>
      </w:r>
      <w:r w:rsidRPr="00454EF0">
        <w:rPr>
          <w:rFonts w:ascii="Arial" w:eastAsia="Arial" w:hAnsi="Arial" w:cs="Arial"/>
          <w:sz w:val="22"/>
          <w:szCs w:val="22"/>
        </w:rPr>
        <w:t xml:space="preserve">JK </w:t>
      </w:r>
      <w:r w:rsidRPr="00454EF0">
        <w:rPr>
          <w:rFonts w:ascii="Arial" w:eastAsia="Arial" w:hAnsi="Arial" w:cs="Arial"/>
          <w:spacing w:val="2"/>
          <w:sz w:val="22"/>
          <w:szCs w:val="22"/>
        </w:rPr>
        <w:t>W</w:t>
      </w:r>
      <w:r w:rsidRPr="00454EF0">
        <w:rPr>
          <w:rFonts w:ascii="Arial" w:eastAsia="Arial" w:hAnsi="Arial" w:cs="Arial"/>
          <w:spacing w:val="1"/>
          <w:sz w:val="22"/>
          <w:szCs w:val="22"/>
        </w:rPr>
        <w:t>il</w:t>
      </w:r>
      <w:r w:rsidRPr="00454EF0">
        <w:rPr>
          <w:rFonts w:ascii="Arial" w:eastAsia="Arial" w:hAnsi="Arial" w:cs="Arial"/>
          <w:spacing w:val="2"/>
          <w:sz w:val="22"/>
          <w:szCs w:val="22"/>
        </w:rPr>
        <w:t>a</w:t>
      </w:r>
      <w:r w:rsidRPr="00454EF0">
        <w:rPr>
          <w:rFonts w:ascii="Arial" w:eastAsia="Arial" w:hAnsi="Arial" w:cs="Arial"/>
          <w:spacing w:val="-5"/>
          <w:sz w:val="22"/>
          <w:szCs w:val="22"/>
        </w:rPr>
        <w:t>y</w:t>
      </w:r>
      <w:r w:rsidRPr="00454EF0">
        <w:rPr>
          <w:rFonts w:ascii="Arial" w:eastAsia="Arial" w:hAnsi="Arial" w:cs="Arial"/>
          <w:spacing w:val="2"/>
          <w:sz w:val="22"/>
          <w:szCs w:val="22"/>
        </w:rPr>
        <w:t>a</w:t>
      </w:r>
      <w:r w:rsidRPr="00454EF0">
        <w:rPr>
          <w:rFonts w:ascii="Arial" w:eastAsia="Arial" w:hAnsi="Arial" w:cs="Arial"/>
          <w:sz w:val="22"/>
          <w:szCs w:val="22"/>
        </w:rPr>
        <w:t xml:space="preserve">h Kalimantan Selatan/Kepala UPTPBJ Kalimantan Selatan Kementerian Pekerjaan Umum </w:t>
      </w:r>
      <w:r w:rsidRPr="00454EF0">
        <w:rPr>
          <w:rFonts w:ascii="Arial" w:eastAsia="Arial" w:hAnsi="Arial" w:cs="Arial"/>
          <w:spacing w:val="1"/>
          <w:sz w:val="22"/>
          <w:szCs w:val="22"/>
        </w:rPr>
        <w:t>N</w:t>
      </w:r>
      <w:r w:rsidRPr="00454EF0">
        <w:rPr>
          <w:rFonts w:ascii="Arial" w:eastAsia="Arial" w:hAnsi="Arial" w:cs="Arial"/>
          <w:spacing w:val="2"/>
          <w:sz w:val="22"/>
          <w:szCs w:val="22"/>
        </w:rPr>
        <w:t>o</w:t>
      </w:r>
      <w:r w:rsidRPr="00454EF0">
        <w:rPr>
          <w:rFonts w:ascii="Arial" w:eastAsia="Arial" w:hAnsi="Arial" w:cs="Arial"/>
          <w:spacing w:val="-3"/>
          <w:sz w:val="22"/>
          <w:szCs w:val="22"/>
        </w:rPr>
        <w:t>m</w:t>
      </w:r>
      <w:r w:rsidRPr="00454EF0">
        <w:rPr>
          <w:rFonts w:ascii="Arial" w:eastAsia="Arial" w:hAnsi="Arial" w:cs="Arial"/>
          <w:spacing w:val="2"/>
          <w:sz w:val="22"/>
          <w:szCs w:val="22"/>
        </w:rPr>
        <w:t>o</w:t>
      </w:r>
      <w:r w:rsidRPr="00454EF0">
        <w:rPr>
          <w:rFonts w:ascii="Arial" w:eastAsia="Arial" w:hAnsi="Arial" w:cs="Arial"/>
          <w:sz w:val="22"/>
          <w:szCs w:val="22"/>
        </w:rPr>
        <w:t xml:space="preserve">r </w:t>
      </w:r>
      <w:r w:rsidR="00A95A22" w:rsidRPr="00A95A22">
        <w:rPr>
          <w:rFonts w:ascii="Arial" w:eastAsia="Arial" w:hAnsi="Arial" w:cs="Arial"/>
          <w:sz w:val="22"/>
          <w:szCs w:val="22"/>
        </w:rPr>
        <w:t>{nomor_sk_timlak}</w:t>
      </w:r>
      <w:r w:rsidRPr="00454EF0">
        <w:rPr>
          <w:rFonts w:ascii="Arial" w:eastAsia="Arial" w:hAnsi="Arial" w:cs="Arial"/>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an</w:t>
      </w:r>
      <w:r w:rsidRPr="00454EF0">
        <w:rPr>
          <w:rFonts w:ascii="Arial" w:eastAsia="Arial" w:hAnsi="Arial" w:cs="Arial"/>
          <w:spacing w:val="-2"/>
          <w:sz w:val="22"/>
          <w:szCs w:val="22"/>
        </w:rPr>
        <w:t>gg</w:t>
      </w:r>
      <w:r w:rsidRPr="00454EF0">
        <w:rPr>
          <w:rFonts w:ascii="Arial" w:eastAsia="Arial" w:hAnsi="Arial" w:cs="Arial"/>
          <w:spacing w:val="2"/>
          <w:sz w:val="22"/>
          <w:szCs w:val="22"/>
        </w:rPr>
        <w:t>a</w:t>
      </w:r>
      <w:r w:rsidRPr="00454EF0">
        <w:rPr>
          <w:rFonts w:ascii="Arial" w:eastAsia="Arial" w:hAnsi="Arial" w:cs="Arial"/>
          <w:sz w:val="22"/>
          <w:szCs w:val="22"/>
        </w:rPr>
        <w:t>l</w:t>
      </w:r>
      <w:r w:rsidRPr="00454EF0">
        <w:rPr>
          <w:rFonts w:ascii="Arial" w:eastAsia="Arial" w:hAnsi="Arial" w:cs="Arial"/>
          <w:spacing w:val="4"/>
          <w:sz w:val="22"/>
          <w:szCs w:val="22"/>
        </w:rPr>
        <w:t xml:space="preserve"> </w:t>
      </w:r>
      <w:r w:rsidR="00F2560D" w:rsidRPr="00F2560D">
        <w:rPr>
          <w:rFonts w:ascii="Arial" w:eastAsia="Arial" w:hAnsi="Arial" w:cs="Arial"/>
          <w:spacing w:val="4"/>
          <w:sz w:val="22"/>
          <w:szCs w:val="22"/>
        </w:rPr>
        <w:t>{tanggal_sk_timlak}</w:t>
      </w:r>
      <w:r w:rsidRPr="00454EF0">
        <w:rPr>
          <w:rFonts w:ascii="Arial" w:eastAsia="Arial" w:hAnsi="Arial" w:cs="Arial"/>
          <w:spacing w:val="-2"/>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Tim Pelaksana </w:t>
      </w:r>
      <w:r w:rsidR="00B744EF">
        <w:rPr>
          <w:rFonts w:ascii="Arial" w:eastAsia="Arial" w:hAnsi="Arial" w:cs="Arial"/>
          <w:spacing w:val="-2"/>
          <w:sz w:val="22"/>
          <w:szCs w:val="22"/>
        </w:rPr>
        <w:t>{kode_pokja}</w:t>
      </w:r>
      <w:r w:rsidR="00B744EF" w:rsidRPr="00454EF0">
        <w:rPr>
          <w:rFonts w:ascii="Arial" w:eastAsia="Arial" w:hAnsi="Arial" w:cs="Arial"/>
          <w:spacing w:val="-2"/>
          <w:sz w:val="22"/>
          <w:szCs w:val="22"/>
        </w:rPr>
        <w:t xml:space="preserve"> </w:t>
      </w:r>
      <w:r w:rsidRPr="00454EF0">
        <w:rPr>
          <w:rFonts w:ascii="Arial" w:eastAsia="Arial" w:hAnsi="Arial" w:cs="Arial"/>
          <w:spacing w:val="3"/>
          <w:sz w:val="22"/>
          <w:szCs w:val="22"/>
        </w:rPr>
        <w:t xml:space="preserve">BP2JK Wilayah </w:t>
      </w:r>
      <w:r w:rsidRPr="00454EF0">
        <w:rPr>
          <w:rFonts w:ascii="Arial" w:eastAsia="Arial" w:hAnsi="Arial" w:cs="Arial"/>
          <w:spacing w:val="-2"/>
          <w:sz w:val="22"/>
          <w:szCs w:val="22"/>
        </w:rPr>
        <w:t xml:space="preserve">Wilayah Kalimantan Selatan Kementerian Pekerjaan Umum Tahun Anggaran </w:t>
      </w:r>
      <w:r w:rsidR="00B744EF">
        <w:rPr>
          <w:rFonts w:ascii="Arial" w:eastAsia="Arial" w:hAnsi="Arial" w:cs="Arial"/>
          <w:spacing w:val="-2"/>
          <w:sz w:val="22"/>
          <w:szCs w:val="22"/>
        </w:rPr>
        <w:t>{tahun_anggaran}</w:t>
      </w:r>
      <w:r w:rsidRPr="00454EF0">
        <w:rPr>
          <w:rFonts w:ascii="Arial" w:eastAsia="Arial" w:hAnsi="Arial" w:cs="Arial"/>
          <w:spacing w:val="-2"/>
          <w:sz w:val="22"/>
          <w:szCs w:val="22"/>
        </w:rPr>
        <w:t>;</w:t>
      </w:r>
      <w:r w:rsidRPr="00454EF0">
        <w:rPr>
          <w:rFonts w:ascii="Arial" w:eastAsia="Arial" w:hAnsi="Arial" w:cs="Arial"/>
          <w:sz w:val="22"/>
          <w:szCs w:val="22"/>
        </w:rPr>
        <w:t xml:space="preserve"> dan</w:t>
      </w:r>
    </w:p>
    <w:bookmarkEnd w:id="0"/>
    <w:p w14:paraId="1D722391" w14:textId="2FA7BE0D" w:rsidR="00606DA1" w:rsidRPr="00454EF0" w:rsidRDefault="00606DA1" w:rsidP="00606DA1">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z w:val="22"/>
          <w:szCs w:val="22"/>
        </w:rPr>
        <w:t xml:space="preserve">Undangan Rapat Pembahasan Reviu Dokumen Persiapan Pengadaan dan Penyiapan Dokumen Pemilihan Nomor </w:t>
      </w:r>
      <w:r w:rsidR="00006ECD">
        <w:rPr>
          <w:rFonts w:ascii="Arial" w:eastAsia="Arial" w:hAnsi="Arial" w:cs="Arial"/>
          <w:sz w:val="22"/>
          <w:szCs w:val="22"/>
        </w:rPr>
        <w:t>{nomor_undangan_rapat}</w:t>
      </w:r>
      <w:r w:rsidRPr="00454EF0">
        <w:rPr>
          <w:rFonts w:ascii="Arial" w:eastAsia="Arial" w:hAnsi="Arial" w:cs="Arial"/>
          <w:sz w:val="22"/>
          <w:szCs w:val="22"/>
        </w:rPr>
        <w:t xml:space="preserve"> tanggal </w:t>
      </w:r>
      <w:r w:rsidR="00006ECD">
        <w:rPr>
          <w:rFonts w:ascii="Arial" w:eastAsia="Arial" w:hAnsi="Arial" w:cs="Arial"/>
          <w:sz w:val="22"/>
          <w:szCs w:val="22"/>
        </w:rPr>
        <w:t>{tanggal_</w:t>
      </w:r>
      <w:r w:rsidR="002762F5">
        <w:rPr>
          <w:rFonts w:ascii="Arial" w:eastAsia="Arial" w:hAnsi="Arial" w:cs="Arial"/>
          <w:sz w:val="22"/>
          <w:szCs w:val="22"/>
        </w:rPr>
        <w:t>reviu</w:t>
      </w:r>
      <w:r w:rsidR="00006ECD">
        <w:rPr>
          <w:rFonts w:ascii="Arial" w:eastAsia="Arial" w:hAnsi="Arial" w:cs="Arial"/>
          <w:sz w:val="22"/>
          <w:szCs w:val="22"/>
        </w:rPr>
        <w:t>}</w:t>
      </w:r>
      <w:r w:rsidRPr="00454EF0">
        <w:rPr>
          <w:rFonts w:ascii="Arial" w:eastAsia="Arial" w:hAnsi="Arial" w:cs="Arial"/>
          <w:sz w:val="22"/>
          <w:szCs w:val="22"/>
        </w:rPr>
        <w:t>.</w:t>
      </w:r>
    </w:p>
    <w:p w14:paraId="00A82040" w14:textId="77777777" w:rsidR="009E50B6" w:rsidRDefault="009E50B6" w:rsidP="009E50B6">
      <w:pPr>
        <w:pStyle w:val="ListParagraph"/>
        <w:spacing w:line="276" w:lineRule="auto"/>
        <w:ind w:left="927" w:right="80"/>
        <w:jc w:val="both"/>
        <w:rPr>
          <w:rFonts w:ascii="Arial" w:eastAsia="Arial" w:hAnsi="Arial" w:cs="Arial"/>
          <w:sz w:val="22"/>
          <w:szCs w:val="22"/>
        </w:rPr>
      </w:pPr>
    </w:p>
    <w:p w14:paraId="32FC8A82" w14:textId="5ECC3632" w:rsidR="00CA621F" w:rsidRPr="00B506FD" w:rsidRDefault="0C6C9C5F" w:rsidP="000716B9">
      <w:pPr>
        <w:pStyle w:val="ListParagraph"/>
        <w:numPr>
          <w:ilvl w:val="0"/>
          <w:numId w:val="3"/>
        </w:numPr>
        <w:spacing w:before="2" w:line="276" w:lineRule="auto"/>
        <w:ind w:left="567" w:right="28" w:hanging="283"/>
        <w:jc w:val="both"/>
        <w:rPr>
          <w:rFonts w:ascii="Arial" w:eastAsia="Arial" w:hAnsi="Arial" w:cs="Arial"/>
          <w:sz w:val="22"/>
          <w:szCs w:val="22"/>
        </w:rPr>
      </w:pPr>
      <w:r w:rsidRPr="00B506FD">
        <w:rPr>
          <w:rFonts w:ascii="Arial" w:eastAsia="Arial" w:hAnsi="Arial" w:cs="Arial"/>
          <w:b/>
          <w:bCs/>
          <w:sz w:val="22"/>
          <w:szCs w:val="22"/>
        </w:rPr>
        <w:t xml:space="preserve">Batasan dan Ruang Lingkup </w:t>
      </w:r>
      <w:r w:rsidR="00967084">
        <w:rPr>
          <w:rFonts w:ascii="Arial" w:eastAsia="Arial" w:hAnsi="Arial" w:cs="Arial"/>
          <w:b/>
          <w:bCs/>
          <w:sz w:val="22"/>
          <w:szCs w:val="22"/>
        </w:rPr>
        <w:t>Reviu</w:t>
      </w:r>
      <w:r w:rsidRPr="00B506FD">
        <w:rPr>
          <w:rFonts w:ascii="Arial" w:eastAsia="Arial" w:hAnsi="Arial" w:cs="Arial"/>
          <w:b/>
          <w:bCs/>
          <w:sz w:val="22"/>
          <w:szCs w:val="22"/>
        </w:rPr>
        <w:t xml:space="preserve"> Dokumen Pemilihan</w:t>
      </w:r>
    </w:p>
    <w:p w14:paraId="243B2EBF" w14:textId="4EE00AA7" w:rsidR="00BE7829" w:rsidRDefault="00227C62" w:rsidP="4F5E63BA">
      <w:pPr>
        <w:pBdr>
          <w:top w:val="nil"/>
          <w:left w:val="nil"/>
          <w:bottom w:val="nil"/>
          <w:right w:val="nil"/>
          <w:between w:val="nil"/>
        </w:pBdr>
        <w:spacing w:line="276" w:lineRule="auto"/>
        <w:ind w:left="567"/>
        <w:jc w:val="both"/>
        <w:rPr>
          <w:rFonts w:ascii="Arial" w:eastAsia="Arial" w:hAnsi="Arial" w:cs="Arial"/>
          <w:sz w:val="22"/>
          <w:szCs w:val="22"/>
        </w:rPr>
      </w:pPr>
      <w:r>
        <w:rPr>
          <w:rFonts w:ascii="Arial" w:eastAsia="Arial" w:hAnsi="Arial" w:cs="Arial"/>
          <w:sz w:val="22"/>
          <w:szCs w:val="22"/>
        </w:rPr>
        <w:t>D</w:t>
      </w:r>
      <w:r w:rsidR="00C45BFD" w:rsidRPr="00B506FD">
        <w:rPr>
          <w:rFonts w:ascii="Arial" w:eastAsia="Arial" w:hAnsi="Arial" w:cs="Arial"/>
          <w:sz w:val="22"/>
          <w:szCs w:val="22"/>
        </w:rPr>
        <w:t xml:space="preserve">okumen Pemilihan </w:t>
      </w:r>
      <w:r w:rsidR="0085510A">
        <w:rPr>
          <w:rFonts w:ascii="Arial" w:eastAsia="Arial" w:hAnsi="Arial" w:cs="Arial"/>
          <w:sz w:val="22"/>
          <w:szCs w:val="22"/>
        </w:rPr>
        <w:t xml:space="preserve">yang telah disusun </w:t>
      </w:r>
      <w:r w:rsidR="00E51879">
        <w:rPr>
          <w:rFonts w:ascii="Arial" w:eastAsia="Arial" w:hAnsi="Arial" w:cs="Arial"/>
          <w:sz w:val="22"/>
          <w:szCs w:val="22"/>
        </w:rPr>
        <w:t xml:space="preserve">oleh </w:t>
      </w:r>
      <w:r w:rsidR="00E51879" w:rsidRPr="00E51879">
        <w:rPr>
          <w:rFonts w:ascii="Arial" w:eastAsia="Arial" w:hAnsi="Arial" w:cs="Arial"/>
          <w:sz w:val="22"/>
          <w:szCs w:val="22"/>
        </w:rPr>
        <w:t xml:space="preserve">Pokja Pemilihan </w:t>
      </w:r>
      <w:r w:rsidR="00E51879">
        <w:rPr>
          <w:rFonts w:ascii="Arial" w:eastAsia="Arial" w:hAnsi="Arial" w:cs="Arial"/>
          <w:sz w:val="22"/>
          <w:szCs w:val="22"/>
        </w:rPr>
        <w:t>dibahas bersama</w:t>
      </w:r>
      <w:r w:rsidR="007728AF">
        <w:rPr>
          <w:rFonts w:ascii="Arial" w:eastAsia="Arial" w:hAnsi="Arial" w:cs="Arial"/>
          <w:sz w:val="22"/>
          <w:szCs w:val="22"/>
        </w:rPr>
        <w:t xml:space="preserve"> </w:t>
      </w:r>
      <w:r w:rsidR="00F03058" w:rsidRPr="00F03058">
        <w:rPr>
          <w:rFonts w:ascii="Arial" w:eastAsia="Arial" w:hAnsi="Arial" w:cs="Arial"/>
          <w:sz w:val="22"/>
          <w:szCs w:val="22"/>
        </w:rPr>
        <w:t xml:space="preserve">Tim Pelaksana </w:t>
      </w:r>
      <w:r w:rsidR="00C17485">
        <w:rPr>
          <w:rFonts w:ascii="Arial" w:eastAsia="Arial" w:hAnsi="Arial" w:cs="Arial"/>
          <w:sz w:val="22"/>
          <w:szCs w:val="22"/>
        </w:rPr>
        <w:t xml:space="preserve">dan </w:t>
      </w:r>
      <w:r w:rsidR="00F03058" w:rsidRPr="00F03058">
        <w:rPr>
          <w:rFonts w:ascii="Arial" w:eastAsia="Arial" w:hAnsi="Arial" w:cs="Arial"/>
          <w:sz w:val="22"/>
          <w:szCs w:val="22"/>
        </w:rPr>
        <w:t>Pejabat Pembuat Komitmen</w:t>
      </w:r>
      <w:r w:rsidR="00C17485">
        <w:rPr>
          <w:rFonts w:ascii="Arial" w:eastAsia="Arial" w:hAnsi="Arial" w:cs="Arial"/>
          <w:sz w:val="22"/>
          <w:szCs w:val="22"/>
        </w:rPr>
        <w:t xml:space="preserve">. </w:t>
      </w:r>
      <w:r w:rsidR="00C17485" w:rsidRPr="00B506FD">
        <w:rPr>
          <w:rFonts w:ascii="Arial" w:eastAsia="Arial" w:hAnsi="Arial" w:cs="Arial"/>
          <w:sz w:val="22"/>
          <w:szCs w:val="22"/>
        </w:rPr>
        <w:t>Pemeriksaan substansi dokumen pemilihan sesuai dengan Peraturan Perunda</w:t>
      </w:r>
      <w:r>
        <w:rPr>
          <w:rFonts w:ascii="Arial" w:eastAsia="Arial" w:hAnsi="Arial" w:cs="Arial"/>
          <w:sz w:val="22"/>
          <w:szCs w:val="22"/>
        </w:rPr>
        <w:t>ng-</w:t>
      </w:r>
      <w:r w:rsidR="00C17485" w:rsidRPr="00B506FD">
        <w:rPr>
          <w:rFonts w:ascii="Arial" w:eastAsia="Arial" w:hAnsi="Arial" w:cs="Arial"/>
          <w:sz w:val="22"/>
          <w:szCs w:val="22"/>
        </w:rPr>
        <w:t xml:space="preserve">undangan terkait Pengadaan Barang/Jasa Pemerintah. </w:t>
      </w:r>
    </w:p>
    <w:p w14:paraId="162ABA03"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1E7C210B"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472CB42C"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059213B6"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4E92FF27"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374B6EC"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7B2E63F9"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469F3DDA"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FD8DE4C"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6D4B8BBF"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6EC33B85"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73839FB1"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52D07194"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7576E196"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19720FCA"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CEF94F0"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5D3AD5B7"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04791976"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06F496C5"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2ED7075D"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2424D90" w14:textId="77777777" w:rsidR="00A45FF6" w:rsidRDefault="00A45FF6" w:rsidP="00791123">
      <w:pPr>
        <w:pBdr>
          <w:top w:val="nil"/>
          <w:left w:val="nil"/>
          <w:bottom w:val="nil"/>
          <w:right w:val="nil"/>
          <w:between w:val="nil"/>
        </w:pBdr>
        <w:spacing w:line="276" w:lineRule="auto"/>
        <w:jc w:val="both"/>
        <w:rPr>
          <w:rFonts w:ascii="Arial" w:eastAsia="Arial" w:hAnsi="Arial" w:cs="Arial"/>
          <w:sz w:val="22"/>
          <w:szCs w:val="22"/>
        </w:rPr>
      </w:pPr>
    </w:p>
    <w:p w14:paraId="6FE4086C"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73C6CAE6"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674B9904"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046D5C99"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190C4884"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2AD2C949" w14:textId="77777777" w:rsidR="00A45FF6" w:rsidRDefault="00A45FF6" w:rsidP="0053156B">
      <w:pPr>
        <w:pBdr>
          <w:top w:val="nil"/>
          <w:left w:val="nil"/>
          <w:bottom w:val="nil"/>
          <w:right w:val="nil"/>
          <w:between w:val="nil"/>
        </w:pBdr>
        <w:spacing w:line="276" w:lineRule="auto"/>
        <w:rPr>
          <w:rFonts w:ascii="Arial" w:eastAsia="Arial" w:hAnsi="Arial" w:cs="Arial"/>
          <w:sz w:val="22"/>
          <w:szCs w:val="22"/>
        </w:rPr>
      </w:pPr>
    </w:p>
    <w:p w14:paraId="60FD7B7D"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1E9905E" w14:textId="0B47F0E0" w:rsidR="00A45FF6" w:rsidRPr="00A45FF6" w:rsidRDefault="00A45FF6" w:rsidP="00A45FF6">
      <w:pPr>
        <w:pBdr>
          <w:top w:val="nil"/>
          <w:left w:val="nil"/>
          <w:bottom w:val="nil"/>
          <w:right w:val="nil"/>
          <w:between w:val="nil"/>
        </w:pBdr>
        <w:spacing w:line="276" w:lineRule="auto"/>
        <w:ind w:left="567"/>
        <w:jc w:val="right"/>
        <w:rPr>
          <w:rFonts w:ascii="Arial" w:eastAsia="Arial" w:hAnsi="Arial" w:cs="Arial"/>
          <w:i/>
          <w:iCs/>
          <w:sz w:val="22"/>
          <w:szCs w:val="22"/>
        </w:rPr>
        <w:sectPr w:rsidR="00A45FF6" w:rsidRPr="00A45FF6" w:rsidSect="0053156B">
          <w:headerReference w:type="even" r:id="rId11"/>
          <w:headerReference w:type="default" r:id="rId12"/>
          <w:footerReference w:type="even" r:id="rId13"/>
          <w:footerReference w:type="default" r:id="rId14"/>
          <w:headerReference w:type="first" r:id="rId15"/>
          <w:footerReference w:type="first" r:id="rId16"/>
          <w:pgSz w:w="11907" w:h="16840" w:code="9"/>
          <w:pgMar w:top="1134" w:right="1134" w:bottom="1418" w:left="1418" w:header="720" w:footer="284" w:gutter="0"/>
          <w:cols w:space="720"/>
          <w:titlePg/>
          <w:docGrid w:linePitch="272"/>
        </w:sectPr>
      </w:pPr>
      <w:r w:rsidRPr="00A45FF6">
        <w:rPr>
          <w:rFonts w:ascii="Arial" w:eastAsia="Arial" w:hAnsi="Arial" w:cs="Arial"/>
          <w:i/>
          <w:iCs/>
          <w:sz w:val="22"/>
          <w:szCs w:val="22"/>
        </w:rPr>
        <w:t>3. Hasil...</w:t>
      </w:r>
    </w:p>
    <w:p w14:paraId="2059EC21" w14:textId="709EB4BA" w:rsidR="00F70FBB" w:rsidRPr="00895830" w:rsidRDefault="005C28FE" w:rsidP="000716B9">
      <w:pPr>
        <w:pStyle w:val="ListParagraph"/>
        <w:numPr>
          <w:ilvl w:val="0"/>
          <w:numId w:val="3"/>
        </w:numPr>
        <w:spacing w:before="2" w:line="276" w:lineRule="auto"/>
        <w:ind w:left="567" w:right="28" w:hanging="283"/>
        <w:jc w:val="both"/>
        <w:rPr>
          <w:rFonts w:ascii="Arial" w:hAnsi="Arial" w:cs="Arial"/>
          <w:b/>
          <w:bCs/>
          <w:highlight w:val="yellow"/>
        </w:rPr>
      </w:pPr>
      <w:r w:rsidRPr="00895830">
        <w:rPr>
          <w:rFonts w:ascii="Arial" w:hAnsi="Arial" w:cs="Arial"/>
          <w:b/>
          <w:bCs/>
          <w:highlight w:val="yellow"/>
        </w:rPr>
        <w:lastRenderedPageBreak/>
        <w:t>Hasil Reviu Dokumen</w:t>
      </w:r>
      <w:r w:rsidR="42558ACD" w:rsidRPr="00895830">
        <w:rPr>
          <w:rFonts w:ascii="Arial" w:hAnsi="Arial" w:cs="Arial"/>
          <w:b/>
          <w:bCs/>
          <w:highlight w:val="yellow"/>
        </w:rPr>
        <w:t xml:space="preserve"> Pemilihan</w:t>
      </w:r>
    </w:p>
    <w:tbl>
      <w:tblPr>
        <w:tblStyle w:val="TableGrid"/>
        <w:tblW w:w="0" w:type="auto"/>
        <w:tblInd w:w="567" w:type="dxa"/>
        <w:tblLook w:val="04A0" w:firstRow="1" w:lastRow="0" w:firstColumn="1" w:lastColumn="0" w:noHBand="0" w:noVBand="1"/>
      </w:tblPr>
      <w:tblGrid>
        <w:gridCol w:w="628"/>
        <w:gridCol w:w="2313"/>
        <w:gridCol w:w="1111"/>
        <w:gridCol w:w="1049"/>
        <w:gridCol w:w="1441"/>
        <w:gridCol w:w="3737"/>
        <w:gridCol w:w="1440"/>
        <w:gridCol w:w="1450"/>
        <w:gridCol w:w="956"/>
      </w:tblGrid>
      <w:tr w:rsidR="00FA471D" w:rsidRPr="00895830" w14:paraId="7B91A1A8" w14:textId="77777777" w:rsidTr="00356DC1">
        <w:trPr>
          <w:tblHeader/>
        </w:trPr>
        <w:tc>
          <w:tcPr>
            <w:tcW w:w="628" w:type="dxa"/>
            <w:vMerge w:val="restart"/>
            <w:vAlign w:val="center"/>
          </w:tcPr>
          <w:p w14:paraId="3C1EC1DB" w14:textId="23966F49"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No.</w:t>
            </w:r>
          </w:p>
        </w:tc>
        <w:tc>
          <w:tcPr>
            <w:tcW w:w="9651" w:type="dxa"/>
            <w:gridSpan w:val="5"/>
            <w:vMerge w:val="restart"/>
            <w:vAlign w:val="center"/>
          </w:tcPr>
          <w:p w14:paraId="159BFFC7" w14:textId="67A71CDB"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Uraian Dokumen</w:t>
            </w:r>
          </w:p>
        </w:tc>
        <w:tc>
          <w:tcPr>
            <w:tcW w:w="3846" w:type="dxa"/>
            <w:gridSpan w:val="3"/>
            <w:vAlign w:val="center"/>
          </w:tcPr>
          <w:p w14:paraId="6384DFFC" w14:textId="735371D3"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Catatan/Tanggapan</w:t>
            </w:r>
          </w:p>
        </w:tc>
      </w:tr>
      <w:tr w:rsidR="00B41714" w:rsidRPr="00895830" w14:paraId="5C9F2D8D" w14:textId="77777777" w:rsidTr="00356DC1">
        <w:trPr>
          <w:tblHeader/>
        </w:trPr>
        <w:tc>
          <w:tcPr>
            <w:tcW w:w="628" w:type="dxa"/>
            <w:vMerge/>
            <w:vAlign w:val="center"/>
          </w:tcPr>
          <w:p w14:paraId="1CF3A571" w14:textId="77777777"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p>
        </w:tc>
        <w:tc>
          <w:tcPr>
            <w:tcW w:w="9651" w:type="dxa"/>
            <w:gridSpan w:val="5"/>
            <w:vMerge/>
            <w:vAlign w:val="center"/>
          </w:tcPr>
          <w:p w14:paraId="7E94CBAF" w14:textId="77777777"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p>
        </w:tc>
        <w:tc>
          <w:tcPr>
            <w:tcW w:w="1440" w:type="dxa"/>
            <w:vAlign w:val="center"/>
          </w:tcPr>
          <w:p w14:paraId="2D56E645" w14:textId="79A00743"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Tim Pelaksana</w:t>
            </w:r>
          </w:p>
        </w:tc>
        <w:tc>
          <w:tcPr>
            <w:tcW w:w="1450" w:type="dxa"/>
            <w:vAlign w:val="center"/>
          </w:tcPr>
          <w:p w14:paraId="79CCBBE8" w14:textId="0B437DDE"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Pokja Pemilihan</w:t>
            </w:r>
          </w:p>
        </w:tc>
        <w:tc>
          <w:tcPr>
            <w:tcW w:w="956" w:type="dxa"/>
            <w:vAlign w:val="center"/>
          </w:tcPr>
          <w:p w14:paraId="3E51A120" w14:textId="3740701C"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PPK</w:t>
            </w:r>
          </w:p>
        </w:tc>
      </w:tr>
      <w:tr w:rsidR="006C5287" w:rsidRPr="00895830" w14:paraId="6D4A9336" w14:textId="77777777" w:rsidTr="00356DC1">
        <w:tc>
          <w:tcPr>
            <w:tcW w:w="628" w:type="dxa"/>
          </w:tcPr>
          <w:p w14:paraId="61A36DC3" w14:textId="214E99BF"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1.</w:t>
            </w:r>
          </w:p>
        </w:tc>
        <w:tc>
          <w:tcPr>
            <w:tcW w:w="9651" w:type="dxa"/>
            <w:gridSpan w:val="5"/>
          </w:tcPr>
          <w:p w14:paraId="4C79D576" w14:textId="4E8B5054" w:rsidR="006C5287" w:rsidRPr="00895830" w:rsidRDefault="006C5287" w:rsidP="006C5287">
            <w:pPr>
              <w:pStyle w:val="ListParagraph"/>
              <w:spacing w:before="2" w:line="276" w:lineRule="auto"/>
              <w:ind w:left="0" w:right="28"/>
              <w:jc w:val="both"/>
              <w:rPr>
                <w:rFonts w:ascii="Bookman Old Style" w:hAnsi="Bookman Old Style" w:cs="Arial"/>
                <w:b/>
                <w:bCs/>
                <w:highlight w:val="yellow"/>
                <w:lang w:val="en-US"/>
              </w:rPr>
            </w:pPr>
            <w:r w:rsidRPr="00895830">
              <w:rPr>
                <w:rFonts w:ascii="Bookman Old Style" w:hAnsi="Bookman Old Style" w:cs="Arial"/>
                <w:b/>
                <w:bCs/>
                <w:highlight w:val="yellow"/>
              </w:rPr>
              <w:t>U</w:t>
            </w:r>
            <w:r w:rsidRPr="00895830">
              <w:rPr>
                <w:rFonts w:ascii="Bookman Old Style" w:hAnsi="Bookman Old Style" w:cs="Arial"/>
                <w:b/>
                <w:bCs/>
                <w:highlight w:val="yellow"/>
                <w:lang w:val="en-US"/>
              </w:rPr>
              <w:t>ndangan</w:t>
            </w:r>
          </w:p>
        </w:tc>
        <w:tc>
          <w:tcPr>
            <w:tcW w:w="1440" w:type="dxa"/>
          </w:tcPr>
          <w:p w14:paraId="78FEEF53" w14:textId="1D74A6A6"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tcPr>
          <w:p w14:paraId="67302CB9" w14:textId="22CE197D"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tcPr>
          <w:p w14:paraId="3E30B2DD" w14:textId="57B4A12F"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C5287" w:rsidRPr="00895830" w14:paraId="6AC3D8EF" w14:textId="77777777" w:rsidTr="00356DC1">
        <w:tc>
          <w:tcPr>
            <w:tcW w:w="628" w:type="dxa"/>
          </w:tcPr>
          <w:p w14:paraId="60FE7108" w14:textId="23A0083B"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2.</w:t>
            </w:r>
          </w:p>
        </w:tc>
        <w:tc>
          <w:tcPr>
            <w:tcW w:w="9651" w:type="dxa"/>
            <w:gridSpan w:val="5"/>
          </w:tcPr>
          <w:p w14:paraId="7CBC8A48" w14:textId="6CF8CC4B" w:rsidR="006C5287" w:rsidRPr="00895830" w:rsidRDefault="006C5287" w:rsidP="006C5287">
            <w:pPr>
              <w:pStyle w:val="ListParagraph"/>
              <w:spacing w:before="2" w:line="276" w:lineRule="auto"/>
              <w:ind w:left="0" w:right="28"/>
              <w:jc w:val="both"/>
              <w:rPr>
                <w:rFonts w:ascii="Bookman Old Style" w:hAnsi="Bookman Old Style" w:cs="Arial"/>
                <w:b/>
                <w:bCs/>
                <w:highlight w:val="yellow"/>
              </w:rPr>
            </w:pPr>
            <w:r w:rsidRPr="00895830">
              <w:rPr>
                <w:rFonts w:ascii="Bookman Old Style" w:hAnsi="Bookman Old Style" w:cs="Arial"/>
                <w:b/>
                <w:bCs/>
                <w:highlight w:val="yellow"/>
              </w:rPr>
              <w:t>Umum</w:t>
            </w:r>
          </w:p>
        </w:tc>
        <w:tc>
          <w:tcPr>
            <w:tcW w:w="1440" w:type="dxa"/>
          </w:tcPr>
          <w:p w14:paraId="6811DA73" w14:textId="3F1FF983"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tcPr>
          <w:p w14:paraId="0FF65601" w14:textId="48B3EF9B"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tcPr>
          <w:p w14:paraId="784E313D" w14:textId="39FBDF0E"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C5287" w:rsidRPr="00895830" w14:paraId="580412BE" w14:textId="77777777" w:rsidTr="00356DC1">
        <w:tc>
          <w:tcPr>
            <w:tcW w:w="628" w:type="dxa"/>
          </w:tcPr>
          <w:p w14:paraId="766638B0" w14:textId="4D68766E"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3.</w:t>
            </w:r>
          </w:p>
        </w:tc>
        <w:tc>
          <w:tcPr>
            <w:tcW w:w="9651" w:type="dxa"/>
            <w:gridSpan w:val="5"/>
          </w:tcPr>
          <w:p w14:paraId="4502D489" w14:textId="4051F558" w:rsidR="006C5287" w:rsidRPr="00895830" w:rsidRDefault="006C5287" w:rsidP="006C5287">
            <w:pPr>
              <w:pStyle w:val="ListParagraph"/>
              <w:spacing w:before="2" w:line="276" w:lineRule="auto"/>
              <w:ind w:left="0" w:right="28"/>
              <w:jc w:val="both"/>
              <w:rPr>
                <w:rFonts w:ascii="Bookman Old Style" w:hAnsi="Bookman Old Style" w:cs="Arial"/>
                <w:b/>
                <w:bCs/>
                <w:highlight w:val="yellow"/>
              </w:rPr>
            </w:pPr>
            <w:r w:rsidRPr="00895830">
              <w:rPr>
                <w:rFonts w:ascii="Bookman Old Style" w:hAnsi="Bookman Old Style" w:cs="Arial"/>
                <w:b/>
                <w:bCs/>
                <w:highlight w:val="yellow"/>
              </w:rPr>
              <w:t>Instruksi Kepada Peserta [IKP]</w:t>
            </w:r>
          </w:p>
        </w:tc>
        <w:tc>
          <w:tcPr>
            <w:tcW w:w="1440" w:type="dxa"/>
          </w:tcPr>
          <w:p w14:paraId="18A057F9" w14:textId="0EA8FC72"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tcPr>
          <w:p w14:paraId="5A5BBAE1" w14:textId="03E96B86"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tcPr>
          <w:p w14:paraId="0C1D3843" w14:textId="2CCE9972"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B41714" w:rsidRPr="00895830" w14:paraId="3F65A790" w14:textId="77777777" w:rsidTr="00356DC1">
        <w:tc>
          <w:tcPr>
            <w:tcW w:w="628" w:type="dxa"/>
          </w:tcPr>
          <w:p w14:paraId="2F4FE9E7" w14:textId="3B94403D" w:rsidR="00391E2B" w:rsidRPr="00895830" w:rsidRDefault="007E4562" w:rsidP="007E4562">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4.</w:t>
            </w:r>
          </w:p>
        </w:tc>
        <w:tc>
          <w:tcPr>
            <w:tcW w:w="9651" w:type="dxa"/>
            <w:gridSpan w:val="5"/>
          </w:tcPr>
          <w:p w14:paraId="4B4EB733" w14:textId="1E37389D" w:rsidR="00391E2B" w:rsidRPr="00895830" w:rsidRDefault="00391E2B" w:rsidP="00BD73D6">
            <w:pPr>
              <w:pStyle w:val="ListParagraph"/>
              <w:tabs>
                <w:tab w:val="left" w:pos="3268"/>
              </w:tabs>
              <w:spacing w:before="2" w:line="276" w:lineRule="auto"/>
              <w:ind w:left="0" w:right="28"/>
              <w:jc w:val="both"/>
              <w:rPr>
                <w:rFonts w:ascii="Bookman Old Style" w:hAnsi="Bookman Old Style" w:cs="Arial"/>
                <w:b/>
                <w:bCs/>
                <w:highlight w:val="yellow"/>
              </w:rPr>
            </w:pPr>
            <w:r w:rsidRPr="00895830">
              <w:rPr>
                <w:rFonts w:ascii="Bookman Old Style" w:hAnsi="Bookman Old Style" w:cs="Arial"/>
                <w:b/>
                <w:bCs/>
                <w:highlight w:val="yellow"/>
              </w:rPr>
              <w:t xml:space="preserve">Lembar Data </w:t>
            </w:r>
            <w:r w:rsidR="00AC440B" w:rsidRPr="00895830">
              <w:rPr>
                <w:rFonts w:ascii="Bookman Old Style" w:hAnsi="Bookman Old Style" w:cs="Arial"/>
                <w:b/>
                <w:bCs/>
                <w:highlight w:val="yellow"/>
                <w:lang w:val="en-US"/>
              </w:rPr>
              <w:t>Pemilihan</w:t>
            </w:r>
            <w:r w:rsidRPr="00895830">
              <w:rPr>
                <w:rFonts w:ascii="Bookman Old Style" w:hAnsi="Bookman Old Style" w:cs="Arial"/>
                <w:b/>
                <w:bCs/>
                <w:highlight w:val="yellow"/>
              </w:rPr>
              <w:t xml:space="preserve"> </w:t>
            </w:r>
            <w:r w:rsidR="0034589D" w:rsidRPr="00895830">
              <w:rPr>
                <w:rFonts w:ascii="Bookman Old Style" w:hAnsi="Bookman Old Style" w:cs="Arial"/>
                <w:b/>
                <w:bCs/>
                <w:highlight w:val="yellow"/>
              </w:rPr>
              <w:t>[</w:t>
            </w:r>
            <w:r w:rsidRPr="00895830">
              <w:rPr>
                <w:rFonts w:ascii="Bookman Old Style" w:hAnsi="Bookman Old Style" w:cs="Arial"/>
                <w:b/>
                <w:bCs/>
                <w:highlight w:val="yellow"/>
              </w:rPr>
              <w:t>LD</w:t>
            </w:r>
            <w:r w:rsidR="00AC440B" w:rsidRPr="00895830">
              <w:rPr>
                <w:rFonts w:ascii="Bookman Old Style" w:hAnsi="Bookman Old Style" w:cs="Arial"/>
                <w:b/>
                <w:bCs/>
                <w:highlight w:val="yellow"/>
                <w:lang w:val="en-US"/>
              </w:rPr>
              <w:t>P</w:t>
            </w:r>
            <w:r w:rsidR="0034589D" w:rsidRPr="00895830">
              <w:rPr>
                <w:rFonts w:ascii="Bookman Old Style" w:hAnsi="Bookman Old Style" w:cs="Arial"/>
                <w:b/>
                <w:bCs/>
                <w:highlight w:val="yellow"/>
              </w:rPr>
              <w:t>]</w:t>
            </w:r>
            <w:r w:rsidR="00BD73D6" w:rsidRPr="00895830">
              <w:rPr>
                <w:rFonts w:ascii="Bookman Old Style" w:hAnsi="Bookman Old Style" w:cs="Arial"/>
                <w:b/>
                <w:bCs/>
                <w:highlight w:val="yellow"/>
              </w:rPr>
              <w:tab/>
            </w:r>
          </w:p>
        </w:tc>
        <w:tc>
          <w:tcPr>
            <w:tcW w:w="1440" w:type="dxa"/>
          </w:tcPr>
          <w:p w14:paraId="25D6EC7B" w14:textId="77777777" w:rsidR="00391E2B" w:rsidRPr="00895830" w:rsidRDefault="00391E2B" w:rsidP="008948A4">
            <w:pPr>
              <w:pStyle w:val="ListParagraph"/>
              <w:spacing w:before="2" w:line="276" w:lineRule="auto"/>
              <w:ind w:left="0" w:right="28"/>
              <w:jc w:val="both"/>
              <w:rPr>
                <w:rFonts w:ascii="Bookman Old Style" w:hAnsi="Bookman Old Style" w:cs="Arial"/>
                <w:b/>
                <w:bCs/>
                <w:highlight w:val="yellow"/>
              </w:rPr>
            </w:pPr>
          </w:p>
        </w:tc>
        <w:tc>
          <w:tcPr>
            <w:tcW w:w="1450" w:type="dxa"/>
          </w:tcPr>
          <w:p w14:paraId="413AF311" w14:textId="77777777" w:rsidR="00391E2B" w:rsidRPr="00895830" w:rsidRDefault="00391E2B" w:rsidP="008948A4">
            <w:pPr>
              <w:pStyle w:val="ListParagraph"/>
              <w:spacing w:before="2" w:line="276" w:lineRule="auto"/>
              <w:ind w:left="0" w:right="28"/>
              <w:jc w:val="both"/>
              <w:rPr>
                <w:rFonts w:ascii="Bookman Old Style" w:hAnsi="Bookman Old Style" w:cs="Arial"/>
                <w:b/>
                <w:bCs/>
                <w:highlight w:val="yellow"/>
              </w:rPr>
            </w:pPr>
          </w:p>
        </w:tc>
        <w:tc>
          <w:tcPr>
            <w:tcW w:w="956" w:type="dxa"/>
          </w:tcPr>
          <w:p w14:paraId="0D8B987D" w14:textId="77777777" w:rsidR="00391E2B" w:rsidRPr="00895830" w:rsidRDefault="00391E2B" w:rsidP="008948A4">
            <w:pPr>
              <w:pStyle w:val="ListParagraph"/>
              <w:spacing w:before="2" w:line="276" w:lineRule="auto"/>
              <w:ind w:left="0" w:right="28"/>
              <w:jc w:val="both"/>
              <w:rPr>
                <w:rFonts w:ascii="Bookman Old Style" w:hAnsi="Bookman Old Style" w:cs="Arial"/>
                <w:b/>
                <w:bCs/>
                <w:highlight w:val="yellow"/>
              </w:rPr>
            </w:pPr>
          </w:p>
        </w:tc>
      </w:tr>
      <w:tr w:rsidR="0070582D" w:rsidRPr="00895830" w14:paraId="75982CBC" w14:textId="77777777" w:rsidTr="00356DC1">
        <w:tc>
          <w:tcPr>
            <w:tcW w:w="628" w:type="dxa"/>
            <w:vMerge w:val="restart"/>
          </w:tcPr>
          <w:p w14:paraId="39DA02F9" w14:textId="77777777" w:rsidR="00391E2B" w:rsidRPr="00895830" w:rsidRDefault="00391E2B" w:rsidP="007E4562">
            <w:pPr>
              <w:pStyle w:val="ListParagraph"/>
              <w:spacing w:line="276" w:lineRule="auto"/>
              <w:ind w:left="0" w:right="28"/>
              <w:jc w:val="both"/>
              <w:rPr>
                <w:rFonts w:ascii="Bookman Old Style" w:hAnsi="Bookman Old Style" w:cs="Arial"/>
                <w:b/>
                <w:bCs/>
                <w:highlight w:val="yellow"/>
              </w:rPr>
            </w:pPr>
          </w:p>
        </w:tc>
        <w:tc>
          <w:tcPr>
            <w:tcW w:w="2313" w:type="dxa"/>
            <w:vAlign w:val="center"/>
          </w:tcPr>
          <w:p w14:paraId="7BB0E51E" w14:textId="09A1207A" w:rsidR="00391E2B" w:rsidRPr="00895830" w:rsidRDefault="00391E2B" w:rsidP="007E4562">
            <w:pPr>
              <w:pStyle w:val="ListParagraph"/>
              <w:ind w:left="0" w:right="28"/>
              <w:jc w:val="center"/>
              <w:rPr>
                <w:rFonts w:ascii="Bookman Old Style" w:hAnsi="Bookman Old Style" w:cs="Arial"/>
                <w:b/>
                <w:bCs/>
                <w:highlight w:val="yellow"/>
              </w:rPr>
            </w:pPr>
            <w:r w:rsidRPr="00895830">
              <w:rPr>
                <w:rFonts w:ascii="Bookman Old Style" w:hAnsi="Bookman Old Style"/>
                <w:b/>
                <w:bCs/>
                <w:highlight w:val="yellow"/>
              </w:rPr>
              <w:t>HAL</w:t>
            </w:r>
          </w:p>
        </w:tc>
        <w:tc>
          <w:tcPr>
            <w:tcW w:w="1111" w:type="dxa"/>
            <w:vAlign w:val="center"/>
          </w:tcPr>
          <w:p w14:paraId="4C52A7DC" w14:textId="6E20C68E" w:rsidR="00391E2B" w:rsidRPr="00895830" w:rsidRDefault="00391E2B" w:rsidP="007E4562">
            <w:pPr>
              <w:pStyle w:val="ListParagraph"/>
              <w:ind w:left="0" w:right="28"/>
              <w:jc w:val="center"/>
              <w:rPr>
                <w:rFonts w:ascii="Bookman Old Style" w:hAnsi="Bookman Old Style" w:cs="Arial"/>
                <w:b/>
                <w:bCs/>
                <w:highlight w:val="yellow"/>
              </w:rPr>
            </w:pPr>
            <w:r w:rsidRPr="00895830">
              <w:rPr>
                <w:rFonts w:ascii="Bookman Old Style" w:hAnsi="Bookman Old Style"/>
                <w:b/>
                <w:bCs/>
                <w:highlight w:val="yellow"/>
              </w:rPr>
              <w:t>NOMOR IKP</w:t>
            </w:r>
          </w:p>
        </w:tc>
        <w:tc>
          <w:tcPr>
            <w:tcW w:w="6227" w:type="dxa"/>
            <w:gridSpan w:val="3"/>
            <w:vAlign w:val="center"/>
          </w:tcPr>
          <w:p w14:paraId="19FE756C" w14:textId="72271A69" w:rsidR="00391E2B" w:rsidRPr="00895830" w:rsidRDefault="00391E2B" w:rsidP="007E4562">
            <w:pPr>
              <w:pStyle w:val="ListParagraph"/>
              <w:ind w:left="0" w:right="28"/>
              <w:jc w:val="center"/>
              <w:rPr>
                <w:rFonts w:ascii="Bookman Old Style" w:hAnsi="Bookman Old Style" w:cs="Arial"/>
                <w:b/>
                <w:bCs/>
                <w:highlight w:val="yellow"/>
              </w:rPr>
            </w:pPr>
            <w:r w:rsidRPr="00895830">
              <w:rPr>
                <w:rFonts w:ascii="Bookman Old Style" w:hAnsi="Bookman Old Style"/>
                <w:b/>
                <w:bCs/>
                <w:highlight w:val="yellow"/>
              </w:rPr>
              <w:t>KETENTUAN DAN INFORMASI SPESIFIK</w:t>
            </w:r>
          </w:p>
        </w:tc>
        <w:tc>
          <w:tcPr>
            <w:tcW w:w="1440" w:type="dxa"/>
            <w:vAlign w:val="center"/>
          </w:tcPr>
          <w:p w14:paraId="51EB632F" w14:textId="77777777" w:rsidR="00391E2B" w:rsidRPr="00895830" w:rsidRDefault="00391E2B" w:rsidP="007E4562">
            <w:pPr>
              <w:pStyle w:val="ListParagraph"/>
              <w:spacing w:line="276" w:lineRule="auto"/>
              <w:ind w:left="0" w:right="28"/>
              <w:jc w:val="both"/>
              <w:rPr>
                <w:rFonts w:ascii="Bookman Old Style" w:hAnsi="Bookman Old Style" w:cs="Arial"/>
                <w:b/>
                <w:bCs/>
                <w:highlight w:val="yellow"/>
              </w:rPr>
            </w:pPr>
          </w:p>
        </w:tc>
        <w:tc>
          <w:tcPr>
            <w:tcW w:w="1450" w:type="dxa"/>
            <w:vAlign w:val="center"/>
          </w:tcPr>
          <w:p w14:paraId="4E48EFB2" w14:textId="77777777" w:rsidR="00391E2B" w:rsidRPr="00895830" w:rsidRDefault="00391E2B" w:rsidP="007E4562">
            <w:pPr>
              <w:pStyle w:val="ListParagraph"/>
              <w:spacing w:line="276" w:lineRule="auto"/>
              <w:ind w:left="0" w:right="28"/>
              <w:jc w:val="both"/>
              <w:rPr>
                <w:rFonts w:ascii="Bookman Old Style" w:hAnsi="Bookman Old Style" w:cs="Arial"/>
                <w:b/>
                <w:bCs/>
                <w:highlight w:val="yellow"/>
              </w:rPr>
            </w:pPr>
          </w:p>
        </w:tc>
        <w:tc>
          <w:tcPr>
            <w:tcW w:w="956" w:type="dxa"/>
          </w:tcPr>
          <w:p w14:paraId="5F204F89" w14:textId="77777777" w:rsidR="00391E2B" w:rsidRPr="00895830" w:rsidRDefault="00391E2B" w:rsidP="007E4562">
            <w:pPr>
              <w:pStyle w:val="ListParagraph"/>
              <w:spacing w:line="276" w:lineRule="auto"/>
              <w:ind w:left="0" w:right="28"/>
              <w:jc w:val="both"/>
              <w:rPr>
                <w:rFonts w:ascii="Bookman Old Style" w:hAnsi="Bookman Old Style" w:cs="Arial"/>
                <w:b/>
                <w:bCs/>
                <w:highlight w:val="yellow"/>
              </w:rPr>
            </w:pPr>
          </w:p>
        </w:tc>
      </w:tr>
      <w:tr w:rsidR="00490973" w:rsidRPr="00895830" w14:paraId="6728656F" w14:textId="77777777" w:rsidTr="00356DC1">
        <w:tc>
          <w:tcPr>
            <w:tcW w:w="628" w:type="dxa"/>
            <w:vMerge/>
          </w:tcPr>
          <w:p w14:paraId="69F90CB3" w14:textId="77777777" w:rsidR="00490973" w:rsidRPr="00895830" w:rsidRDefault="00490973" w:rsidP="00490973">
            <w:pPr>
              <w:pStyle w:val="ListParagraph"/>
              <w:spacing w:before="2" w:line="276" w:lineRule="auto"/>
              <w:ind w:left="0" w:right="28"/>
              <w:jc w:val="both"/>
              <w:rPr>
                <w:rFonts w:ascii="Bookman Old Style" w:hAnsi="Bookman Old Style" w:cs="Arial"/>
                <w:b/>
                <w:bCs/>
                <w:highlight w:val="yellow"/>
              </w:rPr>
            </w:pPr>
          </w:p>
        </w:tc>
        <w:tc>
          <w:tcPr>
            <w:tcW w:w="2313" w:type="dxa"/>
          </w:tcPr>
          <w:p w14:paraId="12691828" w14:textId="16F5036D" w:rsidR="00490973" w:rsidRPr="00895830" w:rsidRDefault="00490973" w:rsidP="008C5ED7">
            <w:pPr>
              <w:pStyle w:val="ListParagraph"/>
              <w:numPr>
                <w:ilvl w:val="0"/>
                <w:numId w:val="7"/>
              </w:numPr>
              <w:spacing w:before="2" w:line="276" w:lineRule="auto"/>
              <w:ind w:left="192" w:right="28"/>
              <w:jc w:val="center"/>
              <w:rPr>
                <w:rFonts w:ascii="Bookman Old Style" w:hAnsi="Bookman Old Style" w:cs="Arial"/>
                <w:b/>
                <w:bCs/>
                <w:highlight w:val="yellow"/>
              </w:rPr>
            </w:pPr>
            <w:r w:rsidRPr="00895830">
              <w:rPr>
                <w:rFonts w:ascii="Bookman Old Style" w:hAnsi="Bookman Old Style" w:cs="Arial"/>
                <w:b/>
                <w:bCs/>
                <w:highlight w:val="yellow"/>
              </w:rPr>
              <w:t>Identitas Pokja</w:t>
            </w:r>
          </w:p>
        </w:tc>
        <w:tc>
          <w:tcPr>
            <w:tcW w:w="1111" w:type="dxa"/>
          </w:tcPr>
          <w:p w14:paraId="64D063F0" w14:textId="509118CF" w:rsidR="00490973" w:rsidRPr="00895830" w:rsidRDefault="00490973" w:rsidP="0049097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highlight w:val="yellow"/>
              </w:rPr>
              <w:t>1.1</w:t>
            </w:r>
          </w:p>
        </w:tc>
        <w:tc>
          <w:tcPr>
            <w:tcW w:w="6227" w:type="dxa"/>
            <w:gridSpan w:val="3"/>
          </w:tcPr>
          <w:p w14:paraId="3ACB08AF" w14:textId="77777777" w:rsidR="00490973" w:rsidRPr="00895830" w:rsidRDefault="00490973" w:rsidP="00490973">
            <w:pPr>
              <w:spacing w:after="120"/>
              <w:jc w:val="both"/>
              <w:rPr>
                <w:rFonts w:ascii="Bookman Old Style" w:eastAsia="Basic" w:hAnsi="Bookman Old Style" w:cs="Basic"/>
                <w:highlight w:val="yellow"/>
              </w:rPr>
            </w:pPr>
            <w:r w:rsidRPr="00895830">
              <w:rPr>
                <w:rFonts w:ascii="Bookman Old Style" w:eastAsia="Basic" w:hAnsi="Bookman Old Style" w:cs="Basic"/>
                <w:highlight w:val="yellow"/>
              </w:rPr>
              <w:t>Identitas Pokja Pemilihan:</w:t>
            </w:r>
          </w:p>
          <w:p w14:paraId="1A18F32C" w14:textId="6B892177" w:rsidR="00490973" w:rsidRPr="00895830" w:rsidRDefault="00490973" w:rsidP="008C5ED7">
            <w:pPr>
              <w:numPr>
                <w:ilvl w:val="0"/>
                <w:numId w:val="19"/>
              </w:numPr>
              <w:pBdr>
                <w:top w:val="nil"/>
                <w:left w:val="nil"/>
                <w:bottom w:val="nil"/>
                <w:right w:val="nil"/>
                <w:between w:val="nil"/>
              </w:pBdr>
              <w:ind w:left="441" w:hanging="425"/>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Pokja Pemilihan: </w:t>
            </w:r>
            <w:r w:rsidRPr="00895830">
              <w:rPr>
                <w:rFonts w:ascii="Bookman Old Style" w:eastAsia="Basic" w:hAnsi="Bookman Old Style" w:cs="Basic"/>
                <w:b/>
                <w:bCs/>
                <w:highlight w:val="yellow"/>
              </w:rPr>
              <w:t>Kelompok Kerja Pemilihan</w:t>
            </w:r>
            <w:r w:rsidRPr="00895830">
              <w:rPr>
                <w:rFonts w:ascii="Bookman Old Style" w:eastAsia="Basic" w:hAnsi="Bookman Old Style" w:cs="Basic"/>
                <w:highlight w:val="yellow"/>
              </w:rPr>
              <w:t xml:space="preserve"> </w:t>
            </w:r>
            <w:r w:rsidR="0086030A" w:rsidRPr="00895830">
              <w:rPr>
                <w:rFonts w:ascii="Bookman Old Style" w:eastAsia="Basic" w:hAnsi="Bookman Old Style" w:cs="Basic"/>
                <w:b/>
                <w:bCs/>
                <w:highlight w:val="yellow"/>
              </w:rPr>
              <w:t>1.B.13</w:t>
            </w:r>
            <w:r w:rsidRPr="00895830">
              <w:rPr>
                <w:rFonts w:ascii="Bookman Old Style" w:eastAsia="Basic" w:hAnsi="Bookman Old Style" w:cs="Basic"/>
                <w:b/>
                <w:bCs/>
                <w:highlight w:val="yellow"/>
              </w:rPr>
              <w:t xml:space="preserve"> BP2JK Wilayah Kalimantan Selatan Tahun Anggaran 2025-2026</w:t>
            </w:r>
          </w:p>
          <w:p w14:paraId="258DB4AF" w14:textId="77777777" w:rsidR="00490973" w:rsidRPr="00895830" w:rsidRDefault="00490973" w:rsidP="008C5ED7">
            <w:pPr>
              <w:numPr>
                <w:ilvl w:val="0"/>
                <w:numId w:val="19"/>
              </w:numPr>
              <w:ind w:left="441" w:hanging="425"/>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Alamat Pokja Pemilihan: </w:t>
            </w:r>
            <w:r w:rsidRPr="00895830">
              <w:rPr>
                <w:rFonts w:ascii="Bookman Old Style" w:eastAsia="Basic" w:hAnsi="Bookman Old Style" w:cs="Basic"/>
                <w:b/>
                <w:bCs/>
                <w:highlight w:val="yellow"/>
              </w:rPr>
              <w:t>Jl. Yos Sudarso No. 37A Gedung Balai Jasa Konstruksi Wilayah V Banjarmasin Lt. 2 70119</w:t>
            </w:r>
          </w:p>
          <w:p w14:paraId="2996CAE0" w14:textId="1C10DAC6" w:rsidR="00490973" w:rsidRPr="00895830" w:rsidRDefault="00490973" w:rsidP="008C5ED7">
            <w:pPr>
              <w:numPr>
                <w:ilvl w:val="0"/>
                <w:numId w:val="19"/>
              </w:numPr>
              <w:ind w:left="441" w:hanging="425"/>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Alamat </w:t>
            </w:r>
            <w:r w:rsidRPr="00895830">
              <w:rPr>
                <w:rFonts w:ascii="Bookman Old Style" w:eastAsia="Basic" w:hAnsi="Bookman Old Style" w:cs="Basic"/>
                <w:i/>
                <w:highlight w:val="yellow"/>
              </w:rPr>
              <w:t xml:space="preserve">website </w:t>
            </w:r>
            <w:r w:rsidRPr="00895830">
              <w:rPr>
                <w:rFonts w:ascii="Bookman Old Style" w:eastAsia="Basic" w:hAnsi="Bookman Old Style" w:cs="Basic"/>
                <w:highlight w:val="yellow"/>
              </w:rPr>
              <w:t xml:space="preserve">LPSE: </w:t>
            </w:r>
            <w:r w:rsidR="00606DA1" w:rsidRPr="00895830">
              <w:rPr>
                <w:rFonts w:ascii="Bookman Old Style" w:eastAsia="Basic" w:hAnsi="Bookman Old Style" w:cs="Basic"/>
                <w:b/>
                <w:bCs/>
                <w:highlight w:val="yellow"/>
              </w:rPr>
              <w:t>https://spse.inaproc.id/pu</w:t>
            </w:r>
          </w:p>
        </w:tc>
        <w:tc>
          <w:tcPr>
            <w:tcW w:w="1440" w:type="dxa"/>
            <w:vAlign w:val="center"/>
          </w:tcPr>
          <w:p w14:paraId="18F1C14E" w14:textId="66649EAB" w:rsidR="00490973" w:rsidRPr="00895830" w:rsidRDefault="00490973" w:rsidP="0049097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D917D38" w14:textId="3D27E5A8" w:rsidR="00490973" w:rsidRPr="00895830" w:rsidRDefault="00490973" w:rsidP="0049097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17D8372" w14:textId="3EA22836" w:rsidR="00490973" w:rsidRPr="00895830" w:rsidRDefault="00490973" w:rsidP="0049097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AB3EE3" w:rsidRPr="00895830" w14:paraId="4C1143EF" w14:textId="77777777" w:rsidTr="00356DC1">
        <w:tc>
          <w:tcPr>
            <w:tcW w:w="628" w:type="dxa"/>
            <w:vMerge/>
          </w:tcPr>
          <w:p w14:paraId="137652F1" w14:textId="77777777" w:rsidR="00AB3EE3" w:rsidRPr="00895830" w:rsidRDefault="00AB3EE3" w:rsidP="00AB3EE3">
            <w:pPr>
              <w:pStyle w:val="ListParagraph"/>
              <w:spacing w:before="2" w:line="276" w:lineRule="auto"/>
              <w:ind w:left="0" w:right="28"/>
              <w:jc w:val="both"/>
              <w:rPr>
                <w:rFonts w:ascii="Bookman Old Style" w:hAnsi="Bookman Old Style" w:cs="Arial"/>
                <w:b/>
                <w:bCs/>
                <w:highlight w:val="yellow"/>
              </w:rPr>
            </w:pPr>
          </w:p>
        </w:tc>
        <w:tc>
          <w:tcPr>
            <w:tcW w:w="2313" w:type="dxa"/>
          </w:tcPr>
          <w:p w14:paraId="3D58AE6F" w14:textId="70BDA573" w:rsidR="00AB3EE3" w:rsidRPr="00895830" w:rsidRDefault="00AB3EE3" w:rsidP="00AB3EE3">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Lingkup Pekerjaan</w:t>
            </w:r>
          </w:p>
        </w:tc>
        <w:tc>
          <w:tcPr>
            <w:tcW w:w="1111" w:type="dxa"/>
          </w:tcPr>
          <w:p w14:paraId="0E28ABB9" w14:textId="36811321" w:rsidR="00AB3EE3" w:rsidRPr="00895830" w:rsidRDefault="00AB3EE3" w:rsidP="00AB3EE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highlight w:val="yellow"/>
              </w:rPr>
              <w:t>1.2</w:t>
            </w:r>
          </w:p>
        </w:tc>
        <w:tc>
          <w:tcPr>
            <w:tcW w:w="6227" w:type="dxa"/>
            <w:gridSpan w:val="3"/>
          </w:tcPr>
          <w:p w14:paraId="473008D8" w14:textId="77777777" w:rsidR="00AB3EE3" w:rsidRPr="00895830" w:rsidRDefault="00AB3EE3" w:rsidP="00AB3EE3">
            <w:pPr>
              <w:pBdr>
                <w:top w:val="nil"/>
                <w:left w:val="nil"/>
                <w:bottom w:val="nil"/>
                <w:right w:val="nil"/>
                <w:between w:val="nil"/>
              </w:pBdr>
              <w:spacing w:after="120"/>
              <w:jc w:val="both"/>
              <w:rPr>
                <w:rFonts w:ascii="Bookman Old Style" w:eastAsia="Basic" w:hAnsi="Bookman Old Style" w:cs="Basic"/>
                <w:highlight w:val="yellow"/>
              </w:rPr>
            </w:pPr>
            <w:r w:rsidRPr="00895830">
              <w:rPr>
                <w:rFonts w:ascii="Bookman Old Style" w:eastAsia="Basic" w:hAnsi="Bookman Old Style" w:cs="Basic"/>
                <w:highlight w:val="yellow"/>
              </w:rPr>
              <w:t>Lingkup Pekerjaan:</w:t>
            </w:r>
          </w:p>
          <w:p w14:paraId="18D030DF" w14:textId="77777777" w:rsidR="00AB3EE3" w:rsidRPr="00895830" w:rsidRDefault="00AB3EE3" w:rsidP="00AB3EE3">
            <w:pPr>
              <w:numPr>
                <w:ilvl w:val="0"/>
                <w:numId w:val="15"/>
              </w:numPr>
              <w:pBdr>
                <w:top w:val="nil"/>
                <w:left w:val="nil"/>
                <w:bottom w:val="nil"/>
                <w:right w:val="nil"/>
                <w:between w:val="nil"/>
              </w:pBdr>
              <w:ind w:left="441" w:hanging="425"/>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Nama paket pekerjaan: </w:t>
            </w:r>
          </w:p>
          <w:p w14:paraId="05EF8BCB" w14:textId="77777777" w:rsidR="00AB3EE3" w:rsidRPr="00895830" w:rsidRDefault="00AB3EE3" w:rsidP="00AB3EE3">
            <w:pPr>
              <w:pBdr>
                <w:top w:val="nil"/>
                <w:left w:val="nil"/>
                <w:bottom w:val="nil"/>
                <w:right w:val="nil"/>
                <w:between w:val="nil"/>
              </w:pBdr>
              <w:ind w:left="441"/>
              <w:jc w:val="both"/>
              <w:rPr>
                <w:rFonts w:ascii="Bookman Old Style" w:eastAsia="Basic" w:hAnsi="Bookman Old Style" w:cs="Basic"/>
                <w:highlight w:val="yellow"/>
              </w:rPr>
            </w:pPr>
            <w:r w:rsidRPr="00895830">
              <w:rPr>
                <w:rFonts w:ascii="Bookman Old Style" w:eastAsia="Basic" w:hAnsi="Bookman Old Style" w:cs="Basic"/>
                <w:b/>
                <w:bCs/>
                <w:highlight w:val="yellow"/>
              </w:rPr>
              <w:t>PW-MYC IJD 03 Pengawasan Teknik Pembangunan Jalan Lintas Tengah Pulau Laut</w:t>
            </w:r>
          </w:p>
          <w:p w14:paraId="51D2A7BD" w14:textId="77777777" w:rsidR="00AB3EE3" w:rsidRPr="00895830" w:rsidRDefault="00AB3EE3" w:rsidP="00AB3EE3">
            <w:pPr>
              <w:pBdr>
                <w:top w:val="nil"/>
                <w:left w:val="nil"/>
                <w:bottom w:val="nil"/>
                <w:right w:val="nil"/>
                <w:between w:val="nil"/>
              </w:pBdr>
              <w:ind w:left="720"/>
              <w:rPr>
                <w:rFonts w:ascii="Bookman Old Style" w:eastAsia="Basic" w:hAnsi="Bookman Old Style" w:cs="Basic"/>
                <w:b/>
                <w:highlight w:val="yellow"/>
              </w:rPr>
            </w:pPr>
          </w:p>
          <w:p w14:paraId="1979D1F5" w14:textId="77777777" w:rsidR="00AB3EE3" w:rsidRPr="00895830" w:rsidRDefault="00AB3EE3" w:rsidP="00AB3EE3">
            <w:pPr>
              <w:numPr>
                <w:ilvl w:val="0"/>
                <w:numId w:val="15"/>
              </w:numPr>
              <w:pBdr>
                <w:top w:val="nil"/>
                <w:left w:val="nil"/>
                <w:bottom w:val="nil"/>
                <w:right w:val="nil"/>
                <w:between w:val="nil"/>
              </w:pBdr>
              <w:ind w:left="441" w:hanging="425"/>
              <w:jc w:val="both"/>
              <w:rPr>
                <w:rFonts w:ascii="Bookman Old Style" w:eastAsia="Basic" w:hAnsi="Bookman Old Style" w:cs="Basic"/>
                <w:i/>
                <w:highlight w:val="yellow"/>
              </w:rPr>
            </w:pPr>
            <w:r w:rsidRPr="00895830">
              <w:rPr>
                <w:rFonts w:ascii="Bookman Old Style" w:eastAsia="Basic" w:hAnsi="Bookman Old Style" w:cs="Basic"/>
                <w:highlight w:val="yellow"/>
              </w:rPr>
              <w:t xml:space="preserve">Uraian singkat dan lingkup pekerjaan: </w:t>
            </w:r>
            <w:r w:rsidRPr="00895830">
              <w:rPr>
                <w:rFonts w:ascii="Bookman Old Style" w:eastAsia="Basic" w:hAnsi="Bookman Old Style" w:cs="Basic"/>
                <w:b/>
                <w:bCs/>
                <w:highlight w:val="yellow"/>
              </w:rPr>
              <w:t>Menyediakan jasa Konsultan Pengawasan pada Pengawasan Teknik Pembangunan Jalan Lintas Tengah Pulau Laut Tahun Anggaran 2025 - 2026. Tujuan dari Kegiatan Konsultan Pengawasan pada Pembangunan Jalan Lintas Tengah Pulau Laut adalah untuk mengawasi dan mengendalikan Pembangunan Jalan dari segi waktu, biaya, mutu, pencapaian sasaran fisik (kuantitas dan kualitas), dan tertib administrasi, Tahun Anggaran 2025 – 2026.</w:t>
            </w:r>
          </w:p>
          <w:p w14:paraId="717864BD" w14:textId="77777777" w:rsidR="00AB3EE3" w:rsidRPr="00895830" w:rsidRDefault="00AB3EE3" w:rsidP="00AB3EE3">
            <w:pPr>
              <w:pBdr>
                <w:top w:val="nil"/>
                <w:left w:val="nil"/>
                <w:bottom w:val="nil"/>
                <w:right w:val="nil"/>
                <w:between w:val="nil"/>
              </w:pBdr>
              <w:ind w:left="441"/>
              <w:jc w:val="both"/>
              <w:rPr>
                <w:rFonts w:ascii="Bookman Old Style" w:eastAsia="Basic" w:hAnsi="Bookman Old Style" w:cs="Basic"/>
                <w:b/>
                <w:bCs/>
                <w:highlight w:val="yellow"/>
              </w:rPr>
            </w:pPr>
            <w:r w:rsidRPr="00895830">
              <w:rPr>
                <w:rFonts w:ascii="Bookman Old Style" w:eastAsia="Basic" w:hAnsi="Bookman Old Style" w:cs="Basic"/>
                <w:b/>
                <w:bCs/>
                <w:highlight w:val="yellow"/>
              </w:rPr>
              <w:t>Apabila persetujuan kontrak tahun jamak tidak disetujui oleh pejabat yang berwenang sesuai ketentuan peraturan perundangan, maka tender/tender cepat/mini kompetisi/seleksi/RO dibatalkan dan peserta tender tidak mendapatkan ganti rugi dalam bentuk apapun.</w:t>
            </w:r>
          </w:p>
          <w:p w14:paraId="32BDA477" w14:textId="77777777" w:rsidR="00AB3EE3" w:rsidRPr="00895830" w:rsidRDefault="00AB3EE3" w:rsidP="00AB3EE3">
            <w:pPr>
              <w:pBdr>
                <w:top w:val="nil"/>
                <w:left w:val="nil"/>
                <w:bottom w:val="nil"/>
                <w:right w:val="nil"/>
                <w:between w:val="nil"/>
              </w:pBdr>
              <w:ind w:left="441"/>
              <w:jc w:val="both"/>
              <w:rPr>
                <w:rFonts w:ascii="Bookman Old Style" w:eastAsia="Basic" w:hAnsi="Bookman Old Style" w:cs="Basic"/>
                <w:b/>
                <w:bCs/>
                <w:i/>
                <w:highlight w:val="yellow"/>
              </w:rPr>
            </w:pPr>
            <w:r w:rsidRPr="00895830">
              <w:rPr>
                <w:rFonts w:ascii="Bookman Old Style" w:eastAsia="Basic" w:hAnsi="Bookman Old Style" w:cs="Basic"/>
                <w:b/>
                <w:bCs/>
                <w:highlight w:val="yellow"/>
              </w:rPr>
              <w:t>Alokasi DIPA masih dalam proses. Apabila alokasi DIPA untuk paket tersebut tidak tersedia dalam dokumen anggaran, maka tender/tender cepat/mini kompetisi/seleksi/RO dapat dibatalkan dan peserta tender tidak mendapatkan ganti rugi dalam bentuk apapun.</w:t>
            </w:r>
          </w:p>
          <w:p w14:paraId="38065CC3" w14:textId="77777777" w:rsidR="00AB3EE3" w:rsidRPr="00895830" w:rsidRDefault="00AB3EE3" w:rsidP="00AB3EE3">
            <w:pPr>
              <w:jc w:val="both"/>
              <w:rPr>
                <w:rFonts w:ascii="Bookman Old Style" w:eastAsia="Basic" w:hAnsi="Bookman Old Style" w:cs="Basic"/>
                <w:b/>
                <w:i/>
                <w:highlight w:val="yellow"/>
              </w:rPr>
            </w:pPr>
          </w:p>
          <w:p w14:paraId="67218951" w14:textId="77777777" w:rsidR="00AB3EE3" w:rsidRPr="00895830" w:rsidRDefault="00AB3EE3" w:rsidP="00AB3EE3">
            <w:pPr>
              <w:numPr>
                <w:ilvl w:val="0"/>
                <w:numId w:val="15"/>
              </w:numPr>
              <w:pBdr>
                <w:top w:val="nil"/>
                <w:left w:val="nil"/>
                <w:bottom w:val="nil"/>
                <w:right w:val="nil"/>
                <w:between w:val="nil"/>
              </w:pBdr>
              <w:ind w:left="441" w:hanging="425"/>
              <w:jc w:val="both"/>
              <w:rPr>
                <w:rFonts w:ascii="Bookman Old Style" w:eastAsia="Basic" w:hAnsi="Bookman Old Style" w:cs="Basic"/>
                <w:i/>
                <w:highlight w:val="yellow"/>
              </w:rPr>
            </w:pPr>
            <w:r w:rsidRPr="00895830">
              <w:rPr>
                <w:rFonts w:ascii="Bookman Old Style" w:eastAsia="Basic" w:hAnsi="Bookman Old Style" w:cs="Basic"/>
                <w:highlight w:val="yellow"/>
              </w:rPr>
              <w:t xml:space="preserve">Lokasi pekerjaan: </w:t>
            </w:r>
          </w:p>
          <w:p w14:paraId="4950920D" w14:textId="0824A825" w:rsidR="00AB3EE3" w:rsidRPr="00895830" w:rsidRDefault="00AB3EE3" w:rsidP="00AB3EE3">
            <w:pPr>
              <w:pBdr>
                <w:top w:val="nil"/>
                <w:left w:val="nil"/>
                <w:bottom w:val="nil"/>
                <w:right w:val="nil"/>
                <w:between w:val="nil"/>
              </w:pBdr>
              <w:ind w:left="441"/>
              <w:jc w:val="both"/>
              <w:rPr>
                <w:rFonts w:ascii="Bookman Old Style" w:eastAsia="Basic" w:hAnsi="Bookman Old Style" w:cs="Basic"/>
                <w:i/>
                <w:highlight w:val="yellow"/>
              </w:rPr>
            </w:pPr>
            <w:r w:rsidRPr="00895830">
              <w:rPr>
                <w:rFonts w:ascii="Bookman Old Style" w:eastAsia="Basic" w:hAnsi="Bookman Old Style" w:cs="Basic"/>
                <w:b/>
                <w:bCs/>
                <w:highlight w:val="yellow"/>
              </w:rPr>
              <w:t>Jalan Lintas Tengah Pulau Laut dan Kab. Kotabaru, Provinsi Kalimantan Selatan</w:t>
            </w:r>
          </w:p>
        </w:tc>
        <w:tc>
          <w:tcPr>
            <w:tcW w:w="1440" w:type="dxa"/>
            <w:vAlign w:val="center"/>
          </w:tcPr>
          <w:p w14:paraId="32FFDF41" w14:textId="6DED72B6" w:rsidR="00AB3EE3" w:rsidRPr="00895830" w:rsidRDefault="00AB3EE3" w:rsidP="00AB3EE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D2494FC" w14:textId="49569AD1" w:rsidR="00AB3EE3" w:rsidRPr="00895830" w:rsidRDefault="00AB3EE3" w:rsidP="00AB3EE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F744F41" w14:textId="1A7E1094" w:rsidR="00AB3EE3" w:rsidRPr="00895830" w:rsidRDefault="00AB3EE3" w:rsidP="00AB3EE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14AA9" w:rsidRPr="00895830" w14:paraId="2C1E471D" w14:textId="77777777" w:rsidTr="00356DC1">
        <w:tc>
          <w:tcPr>
            <w:tcW w:w="628" w:type="dxa"/>
            <w:vMerge/>
          </w:tcPr>
          <w:p w14:paraId="6EEF5C88" w14:textId="77777777" w:rsidR="00614AA9" w:rsidRPr="00895830" w:rsidRDefault="00614AA9" w:rsidP="00614AA9">
            <w:pPr>
              <w:pStyle w:val="ListParagraph"/>
              <w:spacing w:line="276" w:lineRule="auto"/>
              <w:ind w:left="0" w:right="28"/>
              <w:jc w:val="both"/>
              <w:rPr>
                <w:rFonts w:ascii="Bookman Old Style" w:hAnsi="Bookman Old Style" w:cs="Arial"/>
                <w:b/>
                <w:bCs/>
                <w:highlight w:val="yellow"/>
              </w:rPr>
            </w:pPr>
          </w:p>
        </w:tc>
        <w:tc>
          <w:tcPr>
            <w:tcW w:w="2313" w:type="dxa"/>
          </w:tcPr>
          <w:p w14:paraId="6FBDCA89" w14:textId="46B995E7" w:rsidR="00614AA9" w:rsidRPr="00895830" w:rsidRDefault="00614AA9" w:rsidP="00614AA9">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Sumber Dana</w:t>
            </w:r>
          </w:p>
        </w:tc>
        <w:tc>
          <w:tcPr>
            <w:tcW w:w="1111" w:type="dxa"/>
          </w:tcPr>
          <w:p w14:paraId="5F0FD0CB" w14:textId="58B88653" w:rsidR="00614AA9" w:rsidRPr="00895830" w:rsidRDefault="00614AA9" w:rsidP="00614AA9">
            <w:pPr>
              <w:pStyle w:val="ListParagraph"/>
              <w:ind w:left="0" w:right="28"/>
              <w:jc w:val="center"/>
              <w:rPr>
                <w:rFonts w:ascii="Bookman Old Style" w:hAnsi="Bookman Old Style" w:cs="Arial"/>
                <w:b/>
                <w:bCs/>
                <w:highlight w:val="yellow"/>
              </w:rPr>
            </w:pPr>
            <w:r w:rsidRPr="00895830">
              <w:rPr>
                <w:rFonts w:ascii="Bookman Old Style" w:hAnsi="Bookman Old Style" w:cs="Arial"/>
                <w:highlight w:val="yellow"/>
              </w:rPr>
              <w:t>2</w:t>
            </w:r>
          </w:p>
        </w:tc>
        <w:tc>
          <w:tcPr>
            <w:tcW w:w="6227" w:type="dxa"/>
            <w:gridSpan w:val="3"/>
          </w:tcPr>
          <w:p w14:paraId="7162CF94" w14:textId="77777777" w:rsidR="00614AA9" w:rsidRPr="00895830" w:rsidRDefault="00614AA9" w:rsidP="00614AA9">
            <w:pPr>
              <w:numPr>
                <w:ilvl w:val="0"/>
                <w:numId w:val="14"/>
              </w:numPr>
              <w:pBdr>
                <w:top w:val="nil"/>
                <w:left w:val="nil"/>
                <w:bottom w:val="nil"/>
                <w:right w:val="nil"/>
                <w:between w:val="nil"/>
              </w:pBdr>
              <w:ind w:left="419"/>
              <w:jc w:val="both"/>
              <w:rPr>
                <w:rFonts w:ascii="Bookman Old Style" w:eastAsia="Basic" w:hAnsi="Bookman Old Style" w:cs="Basic"/>
                <w:i/>
                <w:highlight w:val="yellow"/>
              </w:rPr>
            </w:pPr>
            <w:r w:rsidRPr="00895830">
              <w:rPr>
                <w:rFonts w:ascii="Bookman Old Style" w:eastAsia="Basic" w:hAnsi="Bookman Old Style" w:cs="Basic"/>
                <w:highlight w:val="yellow"/>
              </w:rPr>
              <w:t>Pekerjaan ini dibiayai dari sumber pendanaan :</w:t>
            </w:r>
          </w:p>
          <w:p w14:paraId="76C25A39" w14:textId="77777777" w:rsidR="00614AA9" w:rsidRPr="00895830" w:rsidRDefault="00614AA9" w:rsidP="00614AA9">
            <w:pPr>
              <w:pBdr>
                <w:top w:val="nil"/>
                <w:left w:val="nil"/>
                <w:bottom w:val="nil"/>
                <w:right w:val="nil"/>
                <w:between w:val="nil"/>
              </w:pBdr>
              <w:ind w:left="419"/>
              <w:jc w:val="both"/>
              <w:rPr>
                <w:rFonts w:ascii="Bookman Old Style" w:eastAsia="Basic" w:hAnsi="Bookman Old Style" w:cs="Basic"/>
                <w:i/>
                <w:highlight w:val="yellow"/>
              </w:rPr>
            </w:pPr>
            <w:r w:rsidRPr="00895830">
              <w:rPr>
                <w:rFonts w:ascii="Bookman Old Style" w:eastAsia="Basic" w:hAnsi="Bookman Old Style" w:cs="Basic"/>
                <w:b/>
                <w:bCs/>
                <w:highlight w:val="yellow"/>
              </w:rPr>
              <w:t>APBN Tahun Anggaran 2025 - 2026</w:t>
            </w:r>
          </w:p>
          <w:p w14:paraId="190C277C" w14:textId="77777777" w:rsidR="00614AA9" w:rsidRPr="00895830" w:rsidRDefault="00614AA9" w:rsidP="00614AA9">
            <w:pPr>
              <w:jc w:val="both"/>
              <w:rPr>
                <w:rFonts w:ascii="Bookman Old Style" w:eastAsia="Basic" w:hAnsi="Bookman Old Style" w:cs="Basic"/>
                <w:b/>
                <w:highlight w:val="yellow"/>
              </w:rPr>
            </w:pPr>
          </w:p>
          <w:p w14:paraId="02536D62" w14:textId="7A45EF3D" w:rsidR="00614AA9" w:rsidRPr="00895830" w:rsidRDefault="00614AA9" w:rsidP="00912C6D">
            <w:pPr>
              <w:numPr>
                <w:ilvl w:val="0"/>
                <w:numId w:val="14"/>
              </w:numPr>
              <w:pBdr>
                <w:top w:val="nil"/>
                <w:left w:val="nil"/>
                <w:bottom w:val="nil"/>
                <w:right w:val="nil"/>
                <w:between w:val="nil"/>
              </w:pBdr>
              <w:ind w:left="419"/>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Pagu Anggaran: </w:t>
            </w:r>
            <w:r w:rsidRPr="00895830">
              <w:rPr>
                <w:rFonts w:ascii="Bookman Old Style" w:eastAsia="Basic" w:hAnsi="Bookman Old Style" w:cs="Basic"/>
                <w:b/>
                <w:bCs/>
                <w:highlight w:val="yellow"/>
              </w:rPr>
              <w:t>Rp5.801.507.000,00 (lima miliar delapan ratus satu juta lima ratus tujuh ribu rupiah), dengan rincian:</w:t>
            </w:r>
          </w:p>
          <w:p w14:paraId="5597F7F5" w14:textId="77777777" w:rsidR="00614AA9" w:rsidRPr="00895830" w:rsidRDefault="00614AA9" w:rsidP="00912C6D">
            <w:pPr>
              <w:pStyle w:val="ListParagraph"/>
              <w:numPr>
                <w:ilvl w:val="0"/>
                <w:numId w:val="21"/>
              </w:numPr>
              <w:pBdr>
                <w:top w:val="nil"/>
                <w:left w:val="nil"/>
                <w:bottom w:val="nil"/>
                <w:right w:val="nil"/>
                <w:between w:val="nil"/>
              </w:pBdr>
              <w:ind w:left="798"/>
              <w:jc w:val="both"/>
              <w:rPr>
                <w:rFonts w:ascii="Bookman Old Style" w:eastAsia="Basic" w:hAnsi="Bookman Old Style" w:cs="Basic"/>
                <w:b/>
                <w:bCs/>
                <w:highlight w:val="yellow"/>
              </w:rPr>
            </w:pPr>
            <w:r w:rsidRPr="00895830">
              <w:rPr>
                <w:rFonts w:ascii="Bookman Old Style" w:eastAsia="Basic" w:hAnsi="Bookman Old Style" w:cs="Basic"/>
                <w:b/>
                <w:bCs/>
                <w:highlight w:val="yellow"/>
              </w:rPr>
              <w:t>TA. 2025: Rp537.202.000,00  (lima ratus tiga puluh tujuh juta dua ratus dua ribu rupiah);</w:t>
            </w:r>
          </w:p>
          <w:p w14:paraId="4210440E" w14:textId="77777777" w:rsidR="00614AA9" w:rsidRPr="00895830" w:rsidRDefault="00614AA9" w:rsidP="00912C6D">
            <w:pPr>
              <w:pStyle w:val="ListParagraph"/>
              <w:numPr>
                <w:ilvl w:val="0"/>
                <w:numId w:val="21"/>
              </w:numPr>
              <w:pBdr>
                <w:top w:val="nil"/>
                <w:left w:val="nil"/>
                <w:bottom w:val="nil"/>
                <w:right w:val="nil"/>
                <w:between w:val="nil"/>
              </w:pBdr>
              <w:ind w:left="798"/>
              <w:jc w:val="both"/>
              <w:rPr>
                <w:rFonts w:ascii="Bookman Old Style" w:eastAsia="Basic" w:hAnsi="Bookman Old Style" w:cs="Basic"/>
                <w:b/>
                <w:bCs/>
                <w:highlight w:val="yellow"/>
              </w:rPr>
            </w:pPr>
            <w:r w:rsidRPr="00895830">
              <w:rPr>
                <w:rFonts w:ascii="Bookman Old Style" w:eastAsia="Basic" w:hAnsi="Bookman Old Style" w:cs="Basic"/>
                <w:b/>
                <w:bCs/>
                <w:highlight w:val="yellow"/>
              </w:rPr>
              <w:t>TA. 2026: Rp5.264.305.000,00   (lima miliar dua ratus enam puluh empat juta tiga ratus lima ribu rupiah).</w:t>
            </w:r>
          </w:p>
          <w:p w14:paraId="419E0523" w14:textId="77777777" w:rsidR="00614AA9" w:rsidRPr="00895830" w:rsidRDefault="00614AA9" w:rsidP="00614AA9">
            <w:pPr>
              <w:pBdr>
                <w:top w:val="nil"/>
                <w:left w:val="nil"/>
                <w:bottom w:val="nil"/>
                <w:right w:val="nil"/>
                <w:between w:val="nil"/>
              </w:pBdr>
              <w:rPr>
                <w:rFonts w:ascii="Bookman Old Style" w:eastAsia="Basic" w:hAnsi="Bookman Old Style" w:cs="Basic"/>
                <w:highlight w:val="yellow"/>
              </w:rPr>
            </w:pPr>
          </w:p>
          <w:p w14:paraId="6637DE2A" w14:textId="77777777" w:rsidR="00614AA9" w:rsidRPr="00895830" w:rsidRDefault="00614AA9" w:rsidP="00614AA9">
            <w:pPr>
              <w:numPr>
                <w:ilvl w:val="0"/>
                <w:numId w:val="14"/>
              </w:numPr>
              <w:pBdr>
                <w:top w:val="nil"/>
                <w:left w:val="nil"/>
                <w:bottom w:val="nil"/>
                <w:right w:val="nil"/>
                <w:between w:val="nil"/>
              </w:pBdr>
              <w:ind w:left="419"/>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Harga Perkiraan Sendiri (HPS): </w:t>
            </w:r>
          </w:p>
          <w:p w14:paraId="0852D1EB" w14:textId="77777777" w:rsidR="00614AA9" w:rsidRPr="00895830" w:rsidRDefault="00614AA9" w:rsidP="00614AA9">
            <w:pPr>
              <w:pBdr>
                <w:top w:val="nil"/>
                <w:left w:val="nil"/>
                <w:bottom w:val="nil"/>
                <w:right w:val="nil"/>
                <w:between w:val="nil"/>
              </w:pBdr>
              <w:ind w:left="419"/>
              <w:jc w:val="both"/>
              <w:rPr>
                <w:rFonts w:ascii="Bookman Old Style" w:eastAsia="Basic" w:hAnsi="Bookman Old Style" w:cs="Basic"/>
                <w:highlight w:val="yellow"/>
              </w:rPr>
            </w:pPr>
            <w:r w:rsidRPr="00895830">
              <w:rPr>
                <w:rFonts w:ascii="Bookman Old Style" w:eastAsia="Basic" w:hAnsi="Bookman Old Style" w:cs="Basic"/>
                <w:b/>
                <w:bCs/>
                <w:highlight w:val="yellow"/>
              </w:rPr>
              <w:t>Rp5.801.505.576,00 (lima miliar delapan ratus satu juta lima ratus lima ribu lima ratus tujuh puluh enam rupiah).</w:t>
            </w:r>
          </w:p>
          <w:p w14:paraId="6C4BE3FC" w14:textId="77777777" w:rsidR="00614AA9" w:rsidRPr="00895830" w:rsidRDefault="00614AA9" w:rsidP="00614AA9">
            <w:pPr>
              <w:pBdr>
                <w:top w:val="nil"/>
                <w:left w:val="nil"/>
                <w:bottom w:val="nil"/>
                <w:right w:val="nil"/>
                <w:between w:val="nil"/>
              </w:pBdr>
              <w:ind w:left="419"/>
              <w:jc w:val="both"/>
              <w:rPr>
                <w:rFonts w:ascii="Bookman Old Style" w:eastAsia="Basic" w:hAnsi="Bookman Old Style" w:cs="Basic"/>
                <w:highlight w:val="yellow"/>
              </w:rPr>
            </w:pPr>
          </w:p>
          <w:p w14:paraId="36761C8E" w14:textId="77777777" w:rsidR="00614AA9" w:rsidRPr="00895830" w:rsidRDefault="00614AA9" w:rsidP="00614AA9">
            <w:pPr>
              <w:numPr>
                <w:ilvl w:val="0"/>
                <w:numId w:val="14"/>
              </w:numPr>
              <w:pBdr>
                <w:top w:val="nil"/>
                <w:left w:val="nil"/>
                <w:bottom w:val="nil"/>
                <w:right w:val="nil"/>
                <w:between w:val="nil"/>
              </w:pBdr>
              <w:ind w:left="419"/>
              <w:jc w:val="both"/>
              <w:rPr>
                <w:rFonts w:ascii="Bookman Old Style" w:eastAsia="Basic" w:hAnsi="Bookman Old Style" w:cs="Basic"/>
                <w:highlight w:val="yellow"/>
              </w:rPr>
            </w:pPr>
            <w:r w:rsidRPr="00895830">
              <w:rPr>
                <w:rFonts w:ascii="Bookman Old Style" w:eastAsia="Basic" w:hAnsi="Bookman Old Style" w:cs="Basic"/>
                <w:highlight w:val="yellow"/>
              </w:rPr>
              <w:t>Dasar pembuatan remunerasi yang digunakan mengacu pada Keputusan Menteri Pekerjaan Umum Nomor 33/KPTS/M/2025 tentang Besaran Remunerasi Minimal Tenaga Kerja Konstruksi pada Jenjang Jabatan Ahli untuk Layanan Jasa Konsultansi Konstruksi pada tanggal 14 Januari 2025.</w:t>
            </w:r>
          </w:p>
          <w:p w14:paraId="7F801FC8" w14:textId="77777777" w:rsidR="00614AA9" w:rsidRPr="00895830" w:rsidRDefault="00614AA9" w:rsidP="00614AA9">
            <w:pPr>
              <w:jc w:val="both"/>
              <w:rPr>
                <w:rFonts w:ascii="Bookman Old Style" w:eastAsia="Bookman Old Style" w:hAnsi="Bookman Old Style" w:cs="Bookman Old Style"/>
                <w:i/>
                <w:iCs/>
                <w:highlight w:val="yellow"/>
              </w:rPr>
            </w:pPr>
          </w:p>
          <w:p w14:paraId="71503B7B" w14:textId="77777777" w:rsidR="00614AA9" w:rsidRPr="00895830" w:rsidRDefault="00614AA9" w:rsidP="00614AA9">
            <w:pPr>
              <w:ind w:left="419"/>
              <w:jc w:val="both"/>
              <w:rPr>
                <w:rFonts w:ascii="Bookman Old Style" w:eastAsia="Bookman Old Style" w:hAnsi="Bookman Old Style" w:cs="Bookman Old Style"/>
                <w:i/>
                <w:iCs/>
                <w:highlight w:val="yellow"/>
              </w:rPr>
            </w:pPr>
            <w:r w:rsidRPr="00895830">
              <w:rPr>
                <w:rFonts w:ascii="Bookman Old Style" w:eastAsia="Bookman Old Style" w:hAnsi="Bookman Old Style" w:cs="Bookman Old Style"/>
                <w:i/>
                <w:iCs/>
                <w:highlight w:val="yellow"/>
              </w:rPr>
              <w:t>(Apabila alokasi dana/anggaran dalam dokumen anggaran DIPA TA. 2025 yang disahkan dan/atau persetujuan kontrak tahun jamak belum disahkan, tidak tersedia, dan/atau tidak mencukupi, maka Pengadaan Barang/Jasa dapat dibatalkan dan Peserta tidak dapat menuntut ganti rugi dalam bentuk apapun)</w:t>
            </w:r>
          </w:p>
          <w:p w14:paraId="2E06D964" w14:textId="77777777" w:rsidR="00614AA9" w:rsidRPr="00895830" w:rsidRDefault="00614AA9" w:rsidP="00614AA9">
            <w:pPr>
              <w:jc w:val="both"/>
              <w:rPr>
                <w:rFonts w:ascii="Bookman Old Style" w:eastAsia="Bookman Old Style" w:hAnsi="Bookman Old Style" w:cs="Bookman Old Style"/>
                <w:i/>
                <w:iCs/>
                <w:highlight w:val="yellow"/>
              </w:rPr>
            </w:pPr>
          </w:p>
          <w:p w14:paraId="57CEA6F8" w14:textId="77777777" w:rsidR="00614AA9" w:rsidRPr="00895830" w:rsidRDefault="00614AA9" w:rsidP="00614AA9">
            <w:pPr>
              <w:jc w:val="both"/>
              <w:rPr>
                <w:rFonts w:ascii="Bookman Old Style" w:eastAsia="Bookman Old Style" w:hAnsi="Bookman Old Style" w:cs="Bookman Old Style"/>
                <w:i/>
                <w:iCs/>
                <w:highlight w:val="yellow"/>
              </w:rPr>
            </w:pPr>
            <w:r w:rsidRPr="00895830">
              <w:rPr>
                <w:rFonts w:ascii="Bookman Old Style" w:eastAsia="Bookman Old Style" w:hAnsi="Bookman Old Style" w:cs="Bookman Old Style"/>
                <w:i/>
                <w:iCs/>
                <w:highlight w:val="yellow"/>
              </w:rPr>
              <w:t>[Dalam hal terdapat penggunaan tenaga kerja asing dan masih dalam proses persetujuan maka ditambahkan ketentuan sebagai berikut:</w:t>
            </w:r>
          </w:p>
          <w:p w14:paraId="2DE86989" w14:textId="77777777" w:rsidR="00614AA9" w:rsidRPr="00895830" w:rsidRDefault="00614AA9" w:rsidP="00614AA9">
            <w:pPr>
              <w:pStyle w:val="ListParagraph"/>
              <w:numPr>
                <w:ilvl w:val="3"/>
                <w:numId w:val="14"/>
              </w:numPr>
              <w:spacing w:line="259" w:lineRule="auto"/>
              <w:ind w:left="307"/>
              <w:jc w:val="both"/>
              <w:rPr>
                <w:rFonts w:ascii="Bookman Old Style" w:eastAsia="Bookman Old Style" w:hAnsi="Bookman Old Style" w:cs="Bookman Old Style"/>
                <w:i/>
                <w:iCs/>
                <w:highlight w:val="yellow"/>
              </w:rPr>
            </w:pPr>
            <w:r w:rsidRPr="00895830">
              <w:rPr>
                <w:rFonts w:ascii="Bookman Old Style" w:eastAsia="Bookman Old Style" w:hAnsi="Bookman Old Style" w:cs="Bookman Old Style"/>
                <w:i/>
                <w:iCs/>
                <w:highlight w:val="yellow"/>
              </w:rPr>
              <w:t>Proses pengadaan ini membutuhkan Tenaga Kerja Asing sesuai izin Menteri PUPR berdasarkan Surat Menteri PUPR Nomor PB.0101-Mn/2075 tanggal 17 Oktober 2022 tentang Pengendalian Penggunaan Barang Impor dan Tenaga Kerja Asing pada Pengadaan Barang/Jasa di Kementerian Pekerjaan Umum dan Perumahan Rakyat. Persetujuan penggunaan Tenaga Kerja Asing masih dalam proses.</w:t>
            </w:r>
          </w:p>
          <w:p w14:paraId="7CC9F2A7" w14:textId="4DAFCCBE" w:rsidR="00614AA9" w:rsidRPr="00895830" w:rsidRDefault="00614AA9" w:rsidP="00614AA9">
            <w:pPr>
              <w:pStyle w:val="ListParagraph"/>
              <w:numPr>
                <w:ilvl w:val="3"/>
                <w:numId w:val="14"/>
              </w:numPr>
              <w:spacing w:line="259" w:lineRule="auto"/>
              <w:ind w:left="307"/>
              <w:jc w:val="both"/>
              <w:rPr>
                <w:rFonts w:ascii="Bookman Old Style" w:eastAsia="Bookman Old Style" w:hAnsi="Bookman Old Style" w:cs="Bookman Old Style"/>
                <w:i/>
                <w:iCs/>
                <w:highlight w:val="yellow"/>
              </w:rPr>
            </w:pPr>
            <w:r w:rsidRPr="00895830">
              <w:rPr>
                <w:rFonts w:ascii="Bookman Old Style" w:eastAsia="Bookman Old Style" w:hAnsi="Bookman Old Style" w:cs="Bookman Old Style"/>
                <w:i/>
                <w:iCs/>
                <w:highlight w:val="yellow"/>
              </w:rPr>
              <w:t>Apabila persetujuan penggunaan Tenaga Kerja Asing tidak ada maka proses seleksi dapat dibatalkan dan calon penyedia jasa tidak dapat meminta ganti kerugian.]</w:t>
            </w:r>
          </w:p>
        </w:tc>
        <w:tc>
          <w:tcPr>
            <w:tcW w:w="1440" w:type="dxa"/>
            <w:vAlign w:val="center"/>
          </w:tcPr>
          <w:p w14:paraId="6A6EFAFC" w14:textId="204646B3" w:rsidR="00614AA9" w:rsidRPr="00895830" w:rsidRDefault="00614AA9" w:rsidP="00614AA9">
            <w:pPr>
              <w:pStyle w:val="ListParagraph"/>
              <w:spacing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3E9F7B60" w14:textId="43130A3C" w:rsidR="00614AA9" w:rsidRPr="00895830" w:rsidRDefault="00614AA9" w:rsidP="00614AA9">
            <w:pPr>
              <w:pStyle w:val="ListParagraph"/>
              <w:spacing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074CE5F3" w14:textId="4C7C6508" w:rsidR="00614AA9" w:rsidRPr="00895830" w:rsidRDefault="00614AA9" w:rsidP="00614AA9">
            <w:pPr>
              <w:pStyle w:val="ListParagraph"/>
              <w:spacing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E12CC7" w:rsidRPr="00895830" w14:paraId="2CABCBC9" w14:textId="77777777" w:rsidTr="00356DC1">
        <w:tc>
          <w:tcPr>
            <w:tcW w:w="628" w:type="dxa"/>
            <w:vMerge/>
          </w:tcPr>
          <w:p w14:paraId="0D019EB0"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2313" w:type="dxa"/>
          </w:tcPr>
          <w:p w14:paraId="12317D63" w14:textId="5D72A327" w:rsidR="00E12CC7" w:rsidRPr="00895830" w:rsidRDefault="00E12CC7" w:rsidP="008C5ED7">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 xml:space="preserve">Mata Uang Penawaran </w:t>
            </w:r>
          </w:p>
        </w:tc>
        <w:tc>
          <w:tcPr>
            <w:tcW w:w="1111" w:type="dxa"/>
          </w:tcPr>
          <w:p w14:paraId="0FA40254" w14:textId="11E9F36D" w:rsidR="00E12CC7" w:rsidRPr="00895830" w:rsidRDefault="00E12CC7" w:rsidP="00E12CC7">
            <w:pPr>
              <w:pStyle w:val="ListParagraph"/>
              <w:spacing w:before="2" w:line="276" w:lineRule="auto"/>
              <w:ind w:left="0" w:right="28"/>
              <w:jc w:val="center"/>
              <w:rPr>
                <w:rFonts w:ascii="Bookman Old Style" w:hAnsi="Bookman Old Style" w:cs="Arial"/>
                <w:highlight w:val="yellow"/>
              </w:rPr>
            </w:pPr>
            <w:r w:rsidRPr="00895830">
              <w:rPr>
                <w:rFonts w:ascii="Bookman Old Style" w:hAnsi="Bookman Old Style" w:cs="Arial"/>
                <w:highlight w:val="yellow"/>
              </w:rPr>
              <w:t>19.1</w:t>
            </w:r>
          </w:p>
        </w:tc>
        <w:tc>
          <w:tcPr>
            <w:tcW w:w="6227" w:type="dxa"/>
            <w:gridSpan w:val="3"/>
          </w:tcPr>
          <w:p w14:paraId="21FA0F4F" w14:textId="3CF15FD1" w:rsidR="00E12CC7" w:rsidRPr="00895830" w:rsidRDefault="00E12CC7" w:rsidP="00A77356">
            <w:pPr>
              <w:ind w:left="-34"/>
              <w:rPr>
                <w:rFonts w:ascii="Bookman Old Style" w:hAnsi="Bookman Old Style" w:cs="Arial"/>
                <w:highlight w:val="yellow"/>
              </w:rPr>
            </w:pPr>
            <w:r w:rsidRPr="00895830">
              <w:rPr>
                <w:rFonts w:ascii="Bookman Old Style" w:hAnsi="Bookman Old Style" w:cs="Arial"/>
                <w:highlight w:val="yellow"/>
              </w:rPr>
              <w:t xml:space="preserve">Mata uang yang digunakan: </w:t>
            </w:r>
            <w:r w:rsidRPr="00895830">
              <w:rPr>
                <w:rFonts w:ascii="Bookman Old Style" w:hAnsi="Bookman Old Style" w:cs="Arial"/>
                <w:b/>
                <w:bCs/>
                <w:highlight w:val="yellow"/>
              </w:rPr>
              <w:t>Rupiah</w:t>
            </w:r>
            <w:r w:rsidRPr="00895830">
              <w:rPr>
                <w:rFonts w:ascii="Bookman Old Style" w:hAnsi="Bookman Old Style" w:cs="Arial"/>
                <w:highlight w:val="yellow"/>
              </w:rPr>
              <w:t xml:space="preserve"> </w:t>
            </w:r>
          </w:p>
        </w:tc>
        <w:tc>
          <w:tcPr>
            <w:tcW w:w="1440" w:type="dxa"/>
            <w:vAlign w:val="center"/>
          </w:tcPr>
          <w:p w14:paraId="112A056C" w14:textId="5B3CB773"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41EAACC" w14:textId="4356A4EC"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78B0E2D" w14:textId="6E01CC05"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13172F" w:rsidRPr="00895830" w14:paraId="2FB97AFC" w14:textId="77777777" w:rsidTr="00356DC1">
        <w:tc>
          <w:tcPr>
            <w:tcW w:w="628" w:type="dxa"/>
            <w:vMerge/>
          </w:tcPr>
          <w:p w14:paraId="66984B7A" w14:textId="77777777" w:rsidR="0013172F" w:rsidRPr="00895830" w:rsidRDefault="0013172F" w:rsidP="0013172F">
            <w:pPr>
              <w:pStyle w:val="ListParagraph"/>
              <w:spacing w:before="2" w:line="276" w:lineRule="auto"/>
              <w:ind w:left="0" w:right="28"/>
              <w:jc w:val="both"/>
              <w:rPr>
                <w:rFonts w:ascii="Bookman Old Style" w:hAnsi="Bookman Old Style" w:cs="Arial"/>
                <w:b/>
                <w:bCs/>
                <w:highlight w:val="yellow"/>
              </w:rPr>
            </w:pPr>
          </w:p>
        </w:tc>
        <w:tc>
          <w:tcPr>
            <w:tcW w:w="2313" w:type="dxa"/>
          </w:tcPr>
          <w:p w14:paraId="7B946820" w14:textId="47438142" w:rsidR="0013172F" w:rsidRPr="00895830" w:rsidRDefault="0013172F" w:rsidP="008C5ED7">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 xml:space="preserve">Cara Pembayaran </w:t>
            </w:r>
          </w:p>
        </w:tc>
        <w:tc>
          <w:tcPr>
            <w:tcW w:w="1111" w:type="dxa"/>
          </w:tcPr>
          <w:p w14:paraId="076B878B" w14:textId="6AE877D9" w:rsidR="0013172F" w:rsidRPr="00895830" w:rsidRDefault="0013172F" w:rsidP="0013172F">
            <w:pPr>
              <w:pStyle w:val="ListParagraph"/>
              <w:spacing w:before="2" w:line="276" w:lineRule="auto"/>
              <w:ind w:left="0" w:right="28"/>
              <w:jc w:val="center"/>
              <w:rPr>
                <w:rFonts w:ascii="Bookman Old Style" w:hAnsi="Bookman Old Style" w:cs="Arial"/>
                <w:highlight w:val="yellow"/>
              </w:rPr>
            </w:pPr>
            <w:r w:rsidRPr="00895830">
              <w:rPr>
                <w:rFonts w:ascii="Bookman Old Style" w:hAnsi="Bookman Old Style" w:cs="Arial"/>
                <w:highlight w:val="yellow"/>
              </w:rPr>
              <w:t>19.2</w:t>
            </w:r>
          </w:p>
        </w:tc>
        <w:tc>
          <w:tcPr>
            <w:tcW w:w="6227" w:type="dxa"/>
            <w:gridSpan w:val="3"/>
          </w:tcPr>
          <w:p w14:paraId="433B92F9" w14:textId="731F7C2D" w:rsidR="0013172F" w:rsidRPr="00895830" w:rsidRDefault="0013172F" w:rsidP="0013172F">
            <w:pPr>
              <w:ind w:left="-33"/>
              <w:rPr>
                <w:rFonts w:ascii="Bookman Old Style" w:hAnsi="Bookman Old Style" w:cs="Arial"/>
                <w:highlight w:val="yellow"/>
              </w:rPr>
            </w:pPr>
            <w:r w:rsidRPr="00895830">
              <w:rPr>
                <w:rFonts w:ascii="Bookman Old Style" w:eastAsia="Basic" w:hAnsi="Bookman Old Style" w:cs="Basic"/>
                <w:highlight w:val="yellow"/>
              </w:rPr>
              <w:t xml:space="preserve">Pembayaran dilakukan dengan cara </w:t>
            </w:r>
            <w:r w:rsidRPr="00895830">
              <w:rPr>
                <w:rFonts w:ascii="Bookman Old Style" w:eastAsia="Basic" w:hAnsi="Bookman Old Style" w:cs="Basic"/>
                <w:b/>
                <w:bCs/>
                <w:highlight w:val="yellow"/>
              </w:rPr>
              <w:t>Bulanan</w:t>
            </w:r>
          </w:p>
        </w:tc>
        <w:tc>
          <w:tcPr>
            <w:tcW w:w="1440" w:type="dxa"/>
            <w:vAlign w:val="center"/>
          </w:tcPr>
          <w:p w14:paraId="5F822C21" w14:textId="7F7C449F" w:rsidR="0013172F" w:rsidRPr="00895830" w:rsidRDefault="0013172F" w:rsidP="0013172F">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FE3C761" w14:textId="0205DC58" w:rsidR="0013172F" w:rsidRPr="00895830" w:rsidRDefault="0013172F" w:rsidP="0013172F">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0064A278" w14:textId="57B34BCE" w:rsidR="0013172F" w:rsidRPr="00895830" w:rsidRDefault="0013172F" w:rsidP="0013172F">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4B0A5C" w:rsidRPr="00895830" w14:paraId="2F6CA174" w14:textId="77777777" w:rsidTr="00356DC1">
        <w:tc>
          <w:tcPr>
            <w:tcW w:w="628" w:type="dxa"/>
            <w:vMerge/>
          </w:tcPr>
          <w:p w14:paraId="66A5FA2B" w14:textId="77777777" w:rsidR="004B0A5C" w:rsidRPr="00895830" w:rsidRDefault="004B0A5C" w:rsidP="004B0A5C">
            <w:pPr>
              <w:pStyle w:val="ListParagraph"/>
              <w:spacing w:before="2" w:line="276" w:lineRule="auto"/>
              <w:ind w:left="0" w:right="28"/>
              <w:jc w:val="both"/>
              <w:rPr>
                <w:rFonts w:ascii="Bookman Old Style" w:hAnsi="Bookman Old Style" w:cs="Arial"/>
                <w:b/>
                <w:bCs/>
                <w:highlight w:val="yellow"/>
              </w:rPr>
            </w:pPr>
          </w:p>
        </w:tc>
        <w:tc>
          <w:tcPr>
            <w:tcW w:w="2313" w:type="dxa"/>
          </w:tcPr>
          <w:p w14:paraId="087B2363" w14:textId="19BB0D64" w:rsidR="004B0A5C" w:rsidRPr="00895830" w:rsidRDefault="004B0A5C" w:rsidP="008C5ED7">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Masa Berlaku Penawaran dan Jangka Waktu Pelaksanaan</w:t>
            </w:r>
          </w:p>
        </w:tc>
        <w:tc>
          <w:tcPr>
            <w:tcW w:w="1111" w:type="dxa"/>
          </w:tcPr>
          <w:p w14:paraId="77093652" w14:textId="1305F1D8" w:rsidR="004B0A5C" w:rsidRPr="00895830" w:rsidRDefault="004B0A5C" w:rsidP="004B0A5C">
            <w:pPr>
              <w:pStyle w:val="ListParagraph"/>
              <w:spacing w:before="2" w:line="276" w:lineRule="auto"/>
              <w:ind w:left="0" w:right="28"/>
              <w:jc w:val="center"/>
              <w:rPr>
                <w:rFonts w:ascii="Bookman Old Style" w:hAnsi="Bookman Old Style" w:cs="Arial"/>
                <w:highlight w:val="yellow"/>
              </w:rPr>
            </w:pPr>
            <w:r w:rsidRPr="00895830">
              <w:rPr>
                <w:rFonts w:ascii="Bookman Old Style" w:hAnsi="Bookman Old Style" w:cs="Arial"/>
                <w:highlight w:val="yellow"/>
              </w:rPr>
              <w:t>20.1</w:t>
            </w:r>
          </w:p>
        </w:tc>
        <w:tc>
          <w:tcPr>
            <w:tcW w:w="6227" w:type="dxa"/>
            <w:gridSpan w:val="3"/>
          </w:tcPr>
          <w:p w14:paraId="6F40324F" w14:textId="77777777" w:rsidR="004B0A5C" w:rsidRPr="00895830" w:rsidRDefault="004B0A5C" w:rsidP="008C5ED7">
            <w:pPr>
              <w:numPr>
                <w:ilvl w:val="0"/>
                <w:numId w:val="17"/>
              </w:numPr>
              <w:pBdr>
                <w:top w:val="nil"/>
                <w:left w:val="nil"/>
                <w:bottom w:val="nil"/>
                <w:right w:val="nil"/>
                <w:between w:val="nil"/>
              </w:pBdr>
              <w:ind w:left="449"/>
              <w:jc w:val="both"/>
              <w:rPr>
                <w:rFonts w:ascii="Bookman Old Style" w:eastAsia="Basic" w:hAnsi="Bookman Old Style" w:cs="Basic"/>
                <w:i/>
                <w:highlight w:val="yellow"/>
              </w:rPr>
            </w:pPr>
            <w:r w:rsidRPr="00895830">
              <w:rPr>
                <w:rFonts w:ascii="Bookman Old Style" w:eastAsia="Basic" w:hAnsi="Bookman Old Style" w:cs="Basic"/>
                <w:highlight w:val="yellow"/>
              </w:rPr>
              <w:t xml:space="preserve">Masa berlaku penawaran selama 90 (sembilan puluh) hari kalender sejak batas akhir penyampaian Dokumen Penawaran </w:t>
            </w:r>
          </w:p>
          <w:p w14:paraId="3775F22F" w14:textId="6A549B2E" w:rsidR="004B0A5C" w:rsidRPr="00895830" w:rsidRDefault="004B0A5C" w:rsidP="008C5ED7">
            <w:pPr>
              <w:numPr>
                <w:ilvl w:val="0"/>
                <w:numId w:val="17"/>
              </w:numPr>
              <w:pBdr>
                <w:top w:val="nil"/>
                <w:left w:val="nil"/>
                <w:bottom w:val="nil"/>
                <w:right w:val="nil"/>
                <w:between w:val="nil"/>
              </w:pBdr>
              <w:ind w:left="449"/>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Jangka waktu pelaksanaan pekerjaan: </w:t>
            </w:r>
            <w:r w:rsidRPr="00895830">
              <w:rPr>
                <w:rFonts w:ascii="Bookman Old Style" w:eastAsia="Basic" w:hAnsi="Bookman Old Style" w:cs="Basic"/>
                <w:b/>
                <w:bCs/>
                <w:highlight w:val="yellow"/>
              </w:rPr>
              <w:t>420 (empat ratus dua puluh)</w:t>
            </w:r>
            <w:r w:rsidRPr="00895830">
              <w:rPr>
                <w:rFonts w:ascii="Bookman Old Style" w:eastAsia="Basic" w:hAnsi="Bookman Old Style" w:cs="Basic"/>
                <w:highlight w:val="yellow"/>
              </w:rPr>
              <w:t xml:space="preserve"> hari kalender.</w:t>
            </w:r>
          </w:p>
        </w:tc>
        <w:tc>
          <w:tcPr>
            <w:tcW w:w="1440" w:type="dxa"/>
            <w:vAlign w:val="center"/>
          </w:tcPr>
          <w:p w14:paraId="42D8BB6F" w14:textId="5458B2EC" w:rsidR="004B0A5C" w:rsidRPr="00895830" w:rsidRDefault="004B0A5C" w:rsidP="004B0A5C">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F9B5A4F" w14:textId="69D4F188" w:rsidR="004B0A5C" w:rsidRPr="00895830" w:rsidRDefault="004B0A5C" w:rsidP="004B0A5C">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55E43907" w14:textId="2942DA88" w:rsidR="004B0A5C" w:rsidRPr="00895830" w:rsidRDefault="004B0A5C" w:rsidP="004B0A5C">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7E41B6" w:rsidRPr="00895830" w14:paraId="70E413A4" w14:textId="77777777" w:rsidTr="00356DC1">
        <w:tc>
          <w:tcPr>
            <w:tcW w:w="628" w:type="dxa"/>
            <w:vMerge/>
          </w:tcPr>
          <w:p w14:paraId="757AA5CC" w14:textId="77777777" w:rsidR="007E41B6" w:rsidRPr="00895830" w:rsidRDefault="007E41B6" w:rsidP="007E41B6">
            <w:pPr>
              <w:pStyle w:val="ListParagraph"/>
              <w:spacing w:before="2" w:line="276" w:lineRule="auto"/>
              <w:ind w:left="0" w:right="28"/>
              <w:jc w:val="both"/>
              <w:rPr>
                <w:rFonts w:ascii="Bookman Old Style" w:hAnsi="Bookman Old Style" w:cs="Arial"/>
                <w:b/>
                <w:bCs/>
                <w:highlight w:val="yellow"/>
              </w:rPr>
            </w:pPr>
          </w:p>
        </w:tc>
        <w:tc>
          <w:tcPr>
            <w:tcW w:w="2313" w:type="dxa"/>
          </w:tcPr>
          <w:p w14:paraId="7D3767F6" w14:textId="04019AF3" w:rsidR="007E41B6" w:rsidRPr="00895830" w:rsidRDefault="007E41B6" w:rsidP="008C5ED7">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Bobot Penawaran</w:t>
            </w:r>
          </w:p>
        </w:tc>
        <w:tc>
          <w:tcPr>
            <w:tcW w:w="1111" w:type="dxa"/>
          </w:tcPr>
          <w:p w14:paraId="519C3516" w14:textId="2357C62B" w:rsidR="007E41B6" w:rsidRPr="00895830" w:rsidRDefault="007E41B6" w:rsidP="007E41B6">
            <w:pPr>
              <w:pStyle w:val="ListParagraph"/>
              <w:spacing w:before="2" w:line="276" w:lineRule="auto"/>
              <w:ind w:left="0" w:right="28"/>
              <w:jc w:val="center"/>
              <w:rPr>
                <w:rFonts w:ascii="Bookman Old Style" w:hAnsi="Bookman Old Style" w:cs="Arial"/>
                <w:highlight w:val="yellow"/>
              </w:rPr>
            </w:pPr>
            <w:r w:rsidRPr="00895830">
              <w:rPr>
                <w:rFonts w:ascii="Bookman Old Style" w:hAnsi="Bookman Old Style" w:cs="Arial"/>
                <w:highlight w:val="yellow"/>
              </w:rPr>
              <w:t>28.9</w:t>
            </w:r>
          </w:p>
        </w:tc>
        <w:tc>
          <w:tcPr>
            <w:tcW w:w="6227" w:type="dxa"/>
            <w:gridSpan w:val="3"/>
          </w:tcPr>
          <w:p w14:paraId="7FF5F643" w14:textId="77777777" w:rsidR="007E41B6" w:rsidRPr="00895830" w:rsidRDefault="007E41B6" w:rsidP="007E41B6">
            <w:pPr>
              <w:rPr>
                <w:rFonts w:ascii="Bookman Old Style" w:eastAsia="Basic" w:hAnsi="Bookman Old Style" w:cs="Basic"/>
                <w:highlight w:val="yellow"/>
              </w:rPr>
            </w:pPr>
            <w:r w:rsidRPr="00895830">
              <w:rPr>
                <w:rFonts w:ascii="Bookman Old Style" w:eastAsia="Basic" w:hAnsi="Bookman Old Style" w:cs="Basic"/>
                <w:highlight w:val="yellow"/>
              </w:rPr>
              <w:t>Bobot kombinasi teknis dan biaya ditetapkan:</w:t>
            </w:r>
          </w:p>
          <w:p w14:paraId="19F56FAA" w14:textId="78F07360" w:rsidR="007E41B6" w:rsidRPr="00895830" w:rsidRDefault="007E41B6" w:rsidP="008C5ED7">
            <w:pPr>
              <w:numPr>
                <w:ilvl w:val="0"/>
                <w:numId w:val="18"/>
              </w:numPr>
              <w:pBdr>
                <w:top w:val="nil"/>
                <w:left w:val="nil"/>
                <w:bottom w:val="nil"/>
                <w:right w:val="nil"/>
                <w:between w:val="nil"/>
              </w:pBdr>
              <w:ind w:left="433"/>
              <w:rPr>
                <w:rFonts w:ascii="Bookman Old Style" w:eastAsia="Basic" w:hAnsi="Bookman Old Style" w:cs="Basic"/>
                <w:highlight w:val="yellow"/>
              </w:rPr>
            </w:pPr>
            <w:r w:rsidRPr="00895830">
              <w:rPr>
                <w:rFonts w:ascii="Bookman Old Style" w:eastAsia="Basic" w:hAnsi="Bookman Old Style" w:cs="Basic"/>
                <w:highlight w:val="yellow"/>
              </w:rPr>
              <w:t xml:space="preserve">Bobot penawaran teknis sebesar </w:t>
            </w:r>
            <w:r w:rsidRPr="00895830">
              <w:rPr>
                <w:rFonts w:ascii="Bookman Old Style" w:eastAsia="Basic" w:hAnsi="Bookman Old Style" w:cs="Basic"/>
                <w:b/>
                <w:bCs/>
                <w:highlight w:val="yellow"/>
              </w:rPr>
              <w:t>80</w:t>
            </w:r>
            <w:r w:rsidR="00651EB3" w:rsidRPr="00895830">
              <w:rPr>
                <w:rFonts w:ascii="Bookman Old Style" w:eastAsia="Basic" w:hAnsi="Bookman Old Style" w:cs="Basic"/>
                <w:b/>
                <w:bCs/>
                <w:highlight w:val="yellow"/>
              </w:rPr>
              <w:t>%</w:t>
            </w:r>
          </w:p>
          <w:p w14:paraId="70AD7C68" w14:textId="3B8717DF" w:rsidR="007E41B6" w:rsidRPr="00895830" w:rsidRDefault="007E41B6" w:rsidP="008C5ED7">
            <w:pPr>
              <w:numPr>
                <w:ilvl w:val="0"/>
                <w:numId w:val="18"/>
              </w:numPr>
              <w:pBdr>
                <w:top w:val="nil"/>
                <w:left w:val="nil"/>
                <w:bottom w:val="nil"/>
                <w:right w:val="nil"/>
                <w:between w:val="nil"/>
              </w:pBdr>
              <w:ind w:left="433"/>
              <w:rPr>
                <w:rFonts w:ascii="Bookman Old Style" w:eastAsia="Basic" w:hAnsi="Bookman Old Style" w:cs="Basic"/>
                <w:highlight w:val="yellow"/>
              </w:rPr>
            </w:pPr>
            <w:r w:rsidRPr="00895830">
              <w:rPr>
                <w:rFonts w:ascii="Bookman Old Style" w:eastAsia="Basic" w:hAnsi="Bookman Old Style" w:cs="Basic"/>
                <w:highlight w:val="yellow"/>
              </w:rPr>
              <w:t xml:space="preserve">Bobot penawaran biaya sebesar </w:t>
            </w:r>
            <w:r w:rsidRPr="00895830">
              <w:rPr>
                <w:rFonts w:ascii="Bookman Old Style" w:eastAsia="Basic" w:hAnsi="Bookman Old Style" w:cs="Basic"/>
                <w:b/>
                <w:bCs/>
                <w:highlight w:val="yellow"/>
              </w:rPr>
              <w:t>20</w:t>
            </w:r>
            <w:r w:rsidR="00651EB3" w:rsidRPr="00895830">
              <w:rPr>
                <w:rFonts w:ascii="Bookman Old Style" w:eastAsia="Basic" w:hAnsi="Bookman Old Style" w:cs="Basic"/>
                <w:b/>
                <w:bCs/>
                <w:highlight w:val="yellow"/>
              </w:rPr>
              <w:t>%</w:t>
            </w:r>
          </w:p>
        </w:tc>
        <w:tc>
          <w:tcPr>
            <w:tcW w:w="1440" w:type="dxa"/>
            <w:vAlign w:val="center"/>
          </w:tcPr>
          <w:p w14:paraId="4A8AA5CE" w14:textId="04C64B02" w:rsidR="007E41B6" w:rsidRPr="00895830" w:rsidRDefault="007E41B6" w:rsidP="007E41B6">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4407ABC6" w14:textId="463836A9" w:rsidR="007E41B6" w:rsidRPr="00895830" w:rsidRDefault="007E41B6" w:rsidP="007E41B6">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5559FE5" w14:textId="7595CE4D" w:rsidR="007E41B6" w:rsidRPr="00895830" w:rsidRDefault="007E41B6" w:rsidP="007E41B6">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E12CC7" w:rsidRPr="00895830" w14:paraId="106081B4" w14:textId="77777777" w:rsidTr="00356DC1">
        <w:trPr>
          <w:trHeight w:val="259"/>
        </w:trPr>
        <w:tc>
          <w:tcPr>
            <w:tcW w:w="628" w:type="dxa"/>
          </w:tcPr>
          <w:p w14:paraId="744ED766" w14:textId="236FB48F"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5.</w:t>
            </w:r>
          </w:p>
        </w:tc>
        <w:tc>
          <w:tcPr>
            <w:tcW w:w="9651" w:type="dxa"/>
            <w:gridSpan w:val="5"/>
            <w:vAlign w:val="center"/>
          </w:tcPr>
          <w:p w14:paraId="4977E34D" w14:textId="3E464400" w:rsidR="00E12CC7" w:rsidRPr="00895830" w:rsidRDefault="00E12CC7" w:rsidP="00E12CC7">
            <w:pPr>
              <w:pStyle w:val="ListParagraph"/>
              <w:ind w:left="0"/>
              <w:rPr>
                <w:rFonts w:ascii="Bookman Old Style" w:hAnsi="Bookman Old Style" w:cs="Arial"/>
                <w:b/>
                <w:bCs/>
                <w:highlight w:val="yellow"/>
              </w:rPr>
            </w:pPr>
            <w:r w:rsidRPr="00895830">
              <w:rPr>
                <w:rFonts w:ascii="Bookman Old Style" w:hAnsi="Bookman Old Style" w:cs="Arial"/>
                <w:b/>
                <w:bCs/>
                <w:highlight w:val="yellow"/>
                <w:lang w:val="en-US"/>
              </w:rPr>
              <w:t>Kerangka Acuan Kerja</w:t>
            </w:r>
            <w:r w:rsidRPr="00895830">
              <w:rPr>
                <w:rFonts w:ascii="Bookman Old Style" w:hAnsi="Bookman Old Style" w:cs="Arial"/>
                <w:b/>
                <w:bCs/>
                <w:highlight w:val="yellow"/>
              </w:rPr>
              <w:t xml:space="preserve"> [</w:t>
            </w:r>
            <w:r w:rsidRPr="00895830">
              <w:rPr>
                <w:rFonts w:ascii="Bookman Old Style" w:hAnsi="Bookman Old Style" w:cs="Arial"/>
                <w:b/>
                <w:bCs/>
                <w:highlight w:val="yellow"/>
                <w:lang w:val="en-US"/>
              </w:rPr>
              <w:t>KAK</w:t>
            </w:r>
            <w:r w:rsidRPr="00895830">
              <w:rPr>
                <w:rFonts w:ascii="Bookman Old Style" w:hAnsi="Bookman Old Style" w:cs="Arial"/>
                <w:b/>
                <w:bCs/>
                <w:highlight w:val="yellow"/>
              </w:rPr>
              <w:t>]</w:t>
            </w:r>
          </w:p>
        </w:tc>
        <w:tc>
          <w:tcPr>
            <w:tcW w:w="1440" w:type="dxa"/>
            <w:vAlign w:val="center"/>
          </w:tcPr>
          <w:p w14:paraId="1757E6A7" w14:textId="570DC11B"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2385ACE" w14:textId="45B6100F"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670044E9" w14:textId="7492F4D3"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E12CC7" w:rsidRPr="00895830" w14:paraId="4CA09A14" w14:textId="77777777" w:rsidTr="00356DC1">
        <w:trPr>
          <w:trHeight w:val="842"/>
        </w:trPr>
        <w:tc>
          <w:tcPr>
            <w:tcW w:w="628" w:type="dxa"/>
          </w:tcPr>
          <w:p w14:paraId="52F2BDC9" w14:textId="6B88DFD7" w:rsidR="00E12CC7" w:rsidRPr="00895830" w:rsidRDefault="00E12CC7" w:rsidP="00E12CC7">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6.</w:t>
            </w:r>
          </w:p>
        </w:tc>
        <w:tc>
          <w:tcPr>
            <w:tcW w:w="9651" w:type="dxa"/>
            <w:gridSpan w:val="5"/>
          </w:tcPr>
          <w:p w14:paraId="2DE2C9C2" w14:textId="77777777" w:rsidR="00E12CC7" w:rsidRPr="00895830" w:rsidRDefault="00E12CC7" w:rsidP="00E12CC7">
            <w:pPr>
              <w:pStyle w:val="ListParagraph"/>
              <w:ind w:left="0"/>
              <w:rPr>
                <w:rFonts w:ascii="Bookman Old Style" w:hAnsi="Bookman Old Style" w:cs="Arial"/>
                <w:b/>
                <w:bCs/>
                <w:highlight w:val="yellow"/>
                <w:lang w:val="en-US"/>
              </w:rPr>
            </w:pPr>
            <w:r w:rsidRPr="00895830">
              <w:rPr>
                <w:rFonts w:ascii="Bookman Old Style" w:hAnsi="Bookman Old Style" w:cs="Arial"/>
                <w:b/>
                <w:bCs/>
                <w:highlight w:val="yellow"/>
                <w:lang w:val="en-US"/>
              </w:rPr>
              <w:t>Lembar Kriteria Evaluasi</w:t>
            </w:r>
          </w:p>
          <w:p w14:paraId="1B2E87B4" w14:textId="4DFB2B46" w:rsidR="00E12CC7" w:rsidRPr="00895830" w:rsidRDefault="00E12CC7" w:rsidP="0022279A">
            <w:pPr>
              <w:pStyle w:val="ListParagraph"/>
              <w:numPr>
                <w:ilvl w:val="0"/>
                <w:numId w:val="5"/>
              </w:numPr>
              <w:ind w:left="417"/>
              <w:rPr>
                <w:rFonts w:ascii="Bookman Old Style" w:hAnsi="Bookman Old Style" w:cs="Arial"/>
                <w:b/>
                <w:bCs/>
                <w:highlight w:val="yellow"/>
                <w:lang w:val="en-US"/>
              </w:rPr>
            </w:pPr>
            <w:r w:rsidRPr="00895830">
              <w:rPr>
                <w:rFonts w:ascii="Bookman Old Style" w:hAnsi="Bookman Old Style" w:cs="Arial"/>
                <w:b/>
                <w:bCs/>
                <w:highlight w:val="yellow"/>
                <w:lang w:val="en-US"/>
              </w:rPr>
              <w:t>Evaluasi Administrasi</w:t>
            </w:r>
          </w:p>
          <w:p w14:paraId="4567A648" w14:textId="2767A394" w:rsidR="00E12CC7" w:rsidRPr="00895830" w:rsidRDefault="00E12CC7" w:rsidP="0022279A">
            <w:pPr>
              <w:pStyle w:val="ListParagraph"/>
              <w:numPr>
                <w:ilvl w:val="0"/>
                <w:numId w:val="5"/>
              </w:numPr>
              <w:ind w:left="417"/>
              <w:rPr>
                <w:rFonts w:ascii="Bookman Old Style" w:hAnsi="Bookman Old Style" w:cs="Arial"/>
                <w:b/>
                <w:bCs/>
                <w:highlight w:val="yellow"/>
                <w:lang w:val="en-US"/>
              </w:rPr>
            </w:pPr>
            <w:r w:rsidRPr="00895830">
              <w:rPr>
                <w:rFonts w:ascii="Bookman Old Style" w:hAnsi="Bookman Old Style" w:cs="Arial"/>
                <w:b/>
                <w:bCs/>
                <w:highlight w:val="yellow"/>
                <w:lang w:val="en-US"/>
              </w:rPr>
              <w:t>Evaluasi Teknis</w:t>
            </w:r>
          </w:p>
        </w:tc>
        <w:tc>
          <w:tcPr>
            <w:tcW w:w="1440" w:type="dxa"/>
          </w:tcPr>
          <w:p w14:paraId="3462DEF7"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1450" w:type="dxa"/>
          </w:tcPr>
          <w:p w14:paraId="50107628"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956" w:type="dxa"/>
          </w:tcPr>
          <w:p w14:paraId="2291C0DD"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r>
      <w:tr w:rsidR="00E12CC7" w:rsidRPr="00895830" w14:paraId="2A63FD6F" w14:textId="77777777" w:rsidTr="00356DC1">
        <w:tc>
          <w:tcPr>
            <w:tcW w:w="628" w:type="dxa"/>
            <w:vMerge w:val="restart"/>
          </w:tcPr>
          <w:p w14:paraId="615C8ECF"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36DF92C9" w14:textId="729C45AB" w:rsidR="00E12CC7" w:rsidRPr="00895830" w:rsidRDefault="00E12CC7" w:rsidP="00E12CC7">
            <w:pPr>
              <w:pStyle w:val="ListParagraph"/>
              <w:spacing w:before="2" w:line="276" w:lineRule="auto"/>
              <w:ind w:left="0" w:right="28"/>
              <w:jc w:val="center"/>
              <w:rPr>
                <w:rFonts w:ascii="Bookman Old Style" w:hAnsi="Bookman Old Style" w:cs="Arial"/>
                <w:b/>
                <w:highlight w:val="yellow"/>
                <w:lang w:val="en-US"/>
              </w:rPr>
            </w:pPr>
            <w:r w:rsidRPr="00895830">
              <w:rPr>
                <w:rFonts w:ascii="Bookman Old Style" w:hAnsi="Bookman Old Style" w:cs="Arial"/>
                <w:b/>
                <w:highlight w:val="yellow"/>
                <w:lang w:val="en-US"/>
              </w:rPr>
              <w:t>Uraian Evaluasi</w:t>
            </w:r>
          </w:p>
        </w:tc>
        <w:tc>
          <w:tcPr>
            <w:tcW w:w="1111" w:type="dxa"/>
            <w:vAlign w:val="center"/>
          </w:tcPr>
          <w:p w14:paraId="3A0EFEF7" w14:textId="7413350F" w:rsidR="00E12CC7" w:rsidRPr="00895830" w:rsidRDefault="00E12CC7" w:rsidP="00E12CC7">
            <w:pPr>
              <w:pStyle w:val="ListParagraph"/>
              <w:spacing w:before="2" w:line="276" w:lineRule="auto"/>
              <w:ind w:left="0" w:right="28"/>
              <w:jc w:val="center"/>
              <w:rPr>
                <w:rFonts w:ascii="Bookman Old Style" w:hAnsi="Bookman Old Style" w:cs="Arial"/>
                <w:b/>
                <w:highlight w:val="yellow"/>
                <w:lang w:val="en-US"/>
              </w:rPr>
            </w:pPr>
            <w:r w:rsidRPr="00895830">
              <w:rPr>
                <w:rFonts w:ascii="Bookman Old Style" w:hAnsi="Bookman Old Style" w:cs="Arial"/>
                <w:b/>
                <w:highlight w:val="yellow"/>
                <w:lang w:val="en-US"/>
              </w:rPr>
              <w:t>Bobot</w:t>
            </w:r>
          </w:p>
        </w:tc>
        <w:tc>
          <w:tcPr>
            <w:tcW w:w="1049" w:type="dxa"/>
            <w:vAlign w:val="center"/>
          </w:tcPr>
          <w:p w14:paraId="6C580A51" w14:textId="7FF6AD13" w:rsidR="00E12CC7" w:rsidRPr="00895830" w:rsidRDefault="00E12CC7" w:rsidP="00E12CC7">
            <w:pPr>
              <w:jc w:val="center"/>
              <w:rPr>
                <w:rFonts w:ascii="Bookman Old Style" w:hAnsi="Bookman Old Style" w:cs="Arial"/>
                <w:b/>
                <w:highlight w:val="yellow"/>
              </w:rPr>
            </w:pPr>
            <w:r w:rsidRPr="00895830">
              <w:rPr>
                <w:rFonts w:ascii="Bookman Old Style" w:eastAsia="Basic" w:hAnsi="Bookman Old Style" w:cs="Basic"/>
                <w:b/>
                <w:highlight w:val="yellow"/>
              </w:rPr>
              <w:t>Ambang Batas</w:t>
            </w:r>
          </w:p>
        </w:tc>
        <w:tc>
          <w:tcPr>
            <w:tcW w:w="1441" w:type="dxa"/>
            <w:vAlign w:val="center"/>
          </w:tcPr>
          <w:p w14:paraId="355A9F73" w14:textId="77777777" w:rsidR="00E12CC7" w:rsidRPr="00895830" w:rsidRDefault="00E12CC7" w:rsidP="00E12CC7">
            <w:pPr>
              <w:jc w:val="center"/>
              <w:rPr>
                <w:rFonts w:ascii="Bookman Old Style" w:eastAsia="Basic" w:hAnsi="Bookman Old Style" w:cs="Basic"/>
                <w:b/>
                <w:highlight w:val="yellow"/>
              </w:rPr>
            </w:pPr>
            <w:r w:rsidRPr="00895830">
              <w:rPr>
                <w:rFonts w:ascii="Bookman Old Style" w:eastAsia="Basic" w:hAnsi="Bookman Old Style" w:cs="Basic"/>
                <w:b/>
                <w:highlight w:val="yellow"/>
              </w:rPr>
              <w:t>Nilai Akhir</w:t>
            </w:r>
          </w:p>
          <w:p w14:paraId="4B4E56F9" w14:textId="550649F6" w:rsidR="00E12CC7" w:rsidRPr="00895830" w:rsidRDefault="00E12CC7" w:rsidP="00E12CC7">
            <w:pPr>
              <w:jc w:val="center"/>
              <w:rPr>
                <w:rFonts w:ascii="Bookman Old Style" w:hAnsi="Bookman Old Style" w:cs="Arial"/>
                <w:b/>
                <w:highlight w:val="yellow"/>
              </w:rPr>
            </w:pPr>
            <w:r w:rsidRPr="00895830">
              <w:rPr>
                <w:rFonts w:ascii="Bookman Old Style" w:eastAsia="Basic" w:hAnsi="Bookman Old Style" w:cs="Basic"/>
                <w:b/>
                <w:highlight w:val="yellow"/>
              </w:rPr>
              <w:t>[Bobot * Nilai yang didapatkan]</w:t>
            </w:r>
          </w:p>
        </w:tc>
        <w:tc>
          <w:tcPr>
            <w:tcW w:w="3737" w:type="dxa"/>
            <w:vAlign w:val="center"/>
          </w:tcPr>
          <w:p w14:paraId="4E5463A1" w14:textId="5636140A" w:rsidR="00E12CC7" w:rsidRPr="00895830" w:rsidRDefault="00E12CC7" w:rsidP="00E12CC7">
            <w:pPr>
              <w:jc w:val="center"/>
              <w:rPr>
                <w:rFonts w:ascii="Bookman Old Style" w:hAnsi="Bookman Old Style" w:cs="Arial"/>
                <w:b/>
                <w:highlight w:val="yellow"/>
              </w:rPr>
            </w:pPr>
            <w:r w:rsidRPr="00895830">
              <w:rPr>
                <w:rFonts w:ascii="Bookman Old Style" w:eastAsia="Basic" w:hAnsi="Bookman Old Style" w:cs="Basic"/>
                <w:b/>
                <w:highlight w:val="yellow"/>
              </w:rPr>
              <w:t>Kriteria Penilaian</w:t>
            </w:r>
          </w:p>
        </w:tc>
        <w:tc>
          <w:tcPr>
            <w:tcW w:w="1440" w:type="dxa"/>
          </w:tcPr>
          <w:p w14:paraId="0890B54C" w14:textId="2B9A023B" w:rsidR="00E12CC7" w:rsidRPr="00895830" w:rsidRDefault="00E12CC7" w:rsidP="00E12CC7">
            <w:pPr>
              <w:rPr>
                <w:rFonts w:ascii="Bookman Old Style" w:hAnsi="Bookman Old Style" w:cs="Arial"/>
                <w:b/>
                <w:bCs/>
                <w:highlight w:val="yellow"/>
              </w:rPr>
            </w:pPr>
          </w:p>
        </w:tc>
        <w:tc>
          <w:tcPr>
            <w:tcW w:w="1450" w:type="dxa"/>
          </w:tcPr>
          <w:p w14:paraId="3287DF6E"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956" w:type="dxa"/>
          </w:tcPr>
          <w:p w14:paraId="219348FE"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r>
      <w:tr w:rsidR="00651EB3" w:rsidRPr="00895830" w14:paraId="75193C90" w14:textId="77777777" w:rsidTr="00356DC1">
        <w:tc>
          <w:tcPr>
            <w:tcW w:w="628" w:type="dxa"/>
            <w:vMerge/>
          </w:tcPr>
          <w:p w14:paraId="04616AD3"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284BDCF9" w14:textId="448EEF39" w:rsidR="00651EB3" w:rsidRPr="00895830" w:rsidRDefault="00651EB3" w:rsidP="00651EB3">
            <w:pPr>
              <w:pStyle w:val="ListParagraph"/>
              <w:spacing w:before="2" w:line="276" w:lineRule="auto"/>
              <w:ind w:left="0" w:right="28"/>
              <w:jc w:val="both"/>
              <w:rPr>
                <w:rFonts w:ascii="Bookman Old Style" w:hAnsi="Bookman Old Style" w:cs="Arial"/>
                <w:b/>
                <w:highlight w:val="yellow"/>
              </w:rPr>
            </w:pPr>
            <w:r w:rsidRPr="00895830">
              <w:rPr>
                <w:rFonts w:ascii="Bookman Old Style" w:eastAsia="Basic" w:hAnsi="Bookman Old Style" w:cs="Basic"/>
                <w:highlight w:val="yellow"/>
              </w:rPr>
              <w:t xml:space="preserve">Unsur Pengalaman Perusahaan </w:t>
            </w:r>
          </w:p>
        </w:tc>
        <w:tc>
          <w:tcPr>
            <w:tcW w:w="1111" w:type="dxa"/>
            <w:vAlign w:val="center"/>
          </w:tcPr>
          <w:p w14:paraId="0168F867" w14:textId="127FE736" w:rsidR="00651EB3" w:rsidRPr="00895830" w:rsidRDefault="00651EB3" w:rsidP="00651EB3">
            <w:pPr>
              <w:pStyle w:val="ListParagraph"/>
              <w:spacing w:before="2" w:line="276" w:lineRule="auto"/>
              <w:ind w:left="-76" w:right="28"/>
              <w:jc w:val="center"/>
              <w:rPr>
                <w:rFonts w:ascii="Bookman Old Style" w:hAnsi="Bookman Old Style" w:cs="Arial"/>
                <w:b/>
                <w:bCs/>
                <w:iCs/>
                <w:highlight w:val="yellow"/>
                <w:lang w:val="en-US"/>
              </w:rPr>
            </w:pPr>
            <w:r w:rsidRPr="00895830">
              <w:rPr>
                <w:rFonts w:ascii="Bookman Old Style" w:eastAsia="Basic" w:hAnsi="Bookman Old Style" w:cs="Basic"/>
                <w:b/>
                <w:bCs/>
                <w:iCs/>
                <w:highlight w:val="yellow"/>
              </w:rPr>
              <w:t>20%</w:t>
            </w:r>
          </w:p>
        </w:tc>
        <w:tc>
          <w:tcPr>
            <w:tcW w:w="1049" w:type="dxa"/>
            <w:vAlign w:val="center"/>
          </w:tcPr>
          <w:p w14:paraId="330E46E2" w14:textId="4CC1ACA2" w:rsidR="00651EB3" w:rsidRPr="00895830" w:rsidRDefault="00651EB3" w:rsidP="00651EB3">
            <w:pPr>
              <w:pStyle w:val="ListParagraph"/>
              <w:spacing w:before="2" w:line="276" w:lineRule="auto"/>
              <w:ind w:left="0" w:right="28"/>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45C2202C" w14:textId="79FCAF23" w:rsidR="00651EB3" w:rsidRPr="00895830" w:rsidRDefault="00651EB3" w:rsidP="00651EB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435915AF" w14:textId="2D2C1D7A" w:rsidR="00651EB3" w:rsidRPr="00895830" w:rsidRDefault="00651EB3" w:rsidP="00651EB3">
            <w:pPr>
              <w:pStyle w:val="ListParagraph"/>
              <w:spacing w:before="2" w:line="276" w:lineRule="auto"/>
              <w:ind w:left="0" w:right="28"/>
              <w:jc w:val="both"/>
              <w:rPr>
                <w:rFonts w:ascii="Bookman Old Style" w:eastAsia="Basic" w:hAnsi="Bookman Old Style" w:cs="Basic"/>
                <w:highlight w:val="yellow"/>
              </w:rPr>
            </w:pPr>
            <w:r w:rsidRPr="00895830">
              <w:rPr>
                <w:rFonts w:ascii="Bookman Old Style" w:eastAsia="Basic" w:hAnsi="Bookman Old Style" w:cs="Basic"/>
                <w:highlight w:val="yellow"/>
              </w:rPr>
              <w:t>Dihitung dengan menjumlahkan seluruh nilai yang diperoleh untuk setiap subunsur dari unsur Pengalaman Perusahaan</w:t>
            </w:r>
          </w:p>
        </w:tc>
        <w:tc>
          <w:tcPr>
            <w:tcW w:w="1440" w:type="dxa"/>
            <w:vAlign w:val="center"/>
          </w:tcPr>
          <w:p w14:paraId="4BA1A6B3" w14:textId="6B8F3ACF"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3850FD9" w14:textId="70D0008C"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2BDC41B" w14:textId="76B1E3AE"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7749936A" w14:textId="77777777" w:rsidTr="00356DC1">
        <w:tc>
          <w:tcPr>
            <w:tcW w:w="628" w:type="dxa"/>
            <w:vMerge/>
          </w:tcPr>
          <w:p w14:paraId="4DA2D64E"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7B044FD0" w14:textId="165695AB" w:rsidR="00651EB3" w:rsidRPr="00895830" w:rsidRDefault="00651EB3" w:rsidP="008C5ED7">
            <w:pPr>
              <w:pStyle w:val="ListParagraph"/>
              <w:numPr>
                <w:ilvl w:val="1"/>
                <w:numId w:val="8"/>
              </w:numPr>
              <w:spacing w:before="2" w:line="276" w:lineRule="auto"/>
              <w:ind w:left="345" w:right="28" w:hanging="345"/>
              <w:jc w:val="both"/>
              <w:rPr>
                <w:rFonts w:ascii="Bookman Old Style" w:hAnsi="Bookman Old Style" w:cs="Arial"/>
                <w:b/>
                <w:highlight w:val="yellow"/>
              </w:rPr>
            </w:pPr>
            <w:r w:rsidRPr="00895830">
              <w:rPr>
                <w:rFonts w:ascii="Bookman Old Style" w:eastAsia="Basic" w:hAnsi="Bookman Old Style" w:cs="Basic"/>
                <w:highlight w:val="yellow"/>
              </w:rPr>
              <w:t>Pengalaman melaksanakan pekerjaan sejenis dalam kurun waktu 10 (sepuluh) tahun terakhir</w:t>
            </w:r>
          </w:p>
        </w:tc>
        <w:tc>
          <w:tcPr>
            <w:tcW w:w="1111" w:type="dxa"/>
          </w:tcPr>
          <w:p w14:paraId="0C3B39C8" w14:textId="77777777" w:rsidR="00651EB3" w:rsidRPr="00895830" w:rsidRDefault="00651EB3" w:rsidP="00651EB3">
            <w:pPr>
              <w:jc w:val="center"/>
              <w:rPr>
                <w:rFonts w:ascii="Bookman Old Style" w:eastAsia="Gentium Basic" w:hAnsi="Bookman Old Style" w:cs="Gentium Basic"/>
                <w:b/>
                <w:bCs/>
                <w:i/>
                <w:highlight w:val="yellow"/>
                <w:lang w:val="en-US"/>
              </w:rPr>
            </w:pPr>
            <w:r w:rsidRPr="00895830">
              <w:rPr>
                <w:rFonts w:ascii="Bookman Old Style" w:eastAsia="Gentium Basic" w:hAnsi="Bookman Old Style" w:cs="Gentium Basic"/>
                <w:b/>
                <w:bCs/>
                <w:i/>
                <w:highlight w:val="yellow"/>
                <w:lang w:val="en-US"/>
              </w:rPr>
              <w:t xml:space="preserve">7% </w:t>
            </w:r>
          </w:p>
          <w:p w14:paraId="6F76EAD3" w14:textId="1840E26D" w:rsidR="00651EB3" w:rsidRPr="00895830" w:rsidRDefault="00651EB3" w:rsidP="00651EB3">
            <w:pPr>
              <w:pStyle w:val="ListParagraph"/>
              <w:spacing w:before="2" w:line="276" w:lineRule="auto"/>
              <w:ind w:left="0" w:right="28"/>
              <w:jc w:val="center"/>
              <w:rPr>
                <w:rFonts w:ascii="Bookman Old Style" w:hAnsi="Bookman Old Style" w:cs="Arial"/>
                <w:b/>
                <w:bCs/>
                <w:iCs/>
                <w:highlight w:val="yellow"/>
              </w:rPr>
            </w:pPr>
          </w:p>
        </w:tc>
        <w:tc>
          <w:tcPr>
            <w:tcW w:w="1049" w:type="dxa"/>
          </w:tcPr>
          <w:p w14:paraId="401BA20E" w14:textId="28AC72AA" w:rsidR="00651EB3" w:rsidRPr="00895830" w:rsidRDefault="00651EB3" w:rsidP="00651EB3">
            <w:pPr>
              <w:jc w:val="center"/>
              <w:rPr>
                <w:rFonts w:ascii="Bookman Old Style" w:hAnsi="Bookman Old Style" w:cs="Arial"/>
                <w:highlight w:val="yellow"/>
              </w:rPr>
            </w:pPr>
            <w:r w:rsidRPr="00895830">
              <w:rPr>
                <w:rFonts w:ascii="Bookman Old Style" w:eastAsia="Gentium Basic" w:hAnsi="Bookman Old Style" w:cs="Gentium Basic"/>
                <w:highlight w:val="yellow"/>
              </w:rPr>
              <w:t>-</w:t>
            </w:r>
          </w:p>
        </w:tc>
        <w:tc>
          <w:tcPr>
            <w:tcW w:w="1441" w:type="dxa"/>
          </w:tcPr>
          <w:p w14:paraId="7F24C13C" w14:textId="6EF95B20" w:rsidR="00651EB3" w:rsidRPr="00895830" w:rsidRDefault="00651EB3" w:rsidP="00651EB3">
            <w:pPr>
              <w:jc w:val="center"/>
              <w:rPr>
                <w:rFonts w:ascii="Bookman Old Style" w:hAnsi="Bookman Old Style" w:cs="Arial"/>
                <w:highlight w:val="yellow"/>
                <w:lang w:val="en-US"/>
              </w:rPr>
            </w:pPr>
          </w:p>
        </w:tc>
        <w:tc>
          <w:tcPr>
            <w:tcW w:w="3737" w:type="dxa"/>
          </w:tcPr>
          <w:p w14:paraId="73F77F03" w14:textId="77777777" w:rsidR="00651EB3" w:rsidRPr="00895830" w:rsidRDefault="00651EB3" w:rsidP="00651EB3">
            <w:pPr>
              <w:ind w:right="-72"/>
              <w:rPr>
                <w:rFonts w:ascii="Bookman Old Style" w:eastAsia="Gentium Basic" w:hAnsi="Bookman Old Style" w:cs="Gentium Basic"/>
                <w:b/>
                <w:bCs/>
                <w:highlight w:val="yellow"/>
                <w:lang w:val="en-US"/>
              </w:rPr>
            </w:pPr>
            <w:r w:rsidRPr="00895830">
              <w:rPr>
                <w:rFonts w:ascii="Bookman Old Style" w:eastAsia="Gentium Basic" w:hAnsi="Bookman Old Style" w:cs="Gentium Basic"/>
                <w:highlight w:val="yellow"/>
              </w:rPr>
              <w:t>pekerjaan sejenis adalah:</w:t>
            </w:r>
            <w:r w:rsidRPr="00895830">
              <w:rPr>
                <w:rFonts w:ascii="Bookman Old Style" w:eastAsia="Gentium Basic" w:hAnsi="Bookman Old Style" w:cs="Gentium Basic"/>
                <w:b/>
                <w:bCs/>
                <w:highlight w:val="yellow"/>
                <w:lang w:val="en-US"/>
              </w:rPr>
              <w:tab/>
            </w:r>
          </w:p>
          <w:p w14:paraId="78D09265" w14:textId="194F1F42" w:rsidR="00651EB3" w:rsidRPr="00895830" w:rsidRDefault="00651EB3" w:rsidP="00651EB3">
            <w:pPr>
              <w:ind w:right="-72"/>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lang w:val="en-US"/>
              </w:rPr>
              <w:t>Jasa asistensi teknis dan Nasihat selama fase pelaksanaan konstruksi infrastruktur sipil transportasi   seperti   jalan raya dan jembatan untuk memastikan pekerjaan konstruksi yang sedang dilaksanakan sudah sesuai dengan final desain. Meliputi jasa yang diberikan di kantor maupun di lapangan seperti pengkajian shop drawings, kunjungan secara periodik kelapangan untuk mengukur progress dan kualitas pekerjaan, memberikan panduan kepada klient dan kontraktor dalam menginterpretasikan dokumen kontrak dan nasihat lain dalam hal teknikal selama proses kontruksi infrastruktur sipil transportasi.</w:t>
            </w:r>
          </w:p>
          <w:p w14:paraId="748D13B7" w14:textId="77777777" w:rsidR="00651EB3" w:rsidRPr="00895830" w:rsidRDefault="00651EB3" w:rsidP="00651EB3">
            <w:pPr>
              <w:ind w:right="-72"/>
              <w:rPr>
                <w:rFonts w:ascii="Bookman Old Style" w:eastAsia="Gentium Basic" w:hAnsi="Bookman Old Style" w:cs="Gentium Basic"/>
                <w:highlight w:val="yellow"/>
              </w:rPr>
            </w:pPr>
          </w:p>
          <w:p w14:paraId="633A4A64"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Jumlah Pengalaman pekerjaan sejenis:</w:t>
            </w:r>
          </w:p>
          <w:p w14:paraId="4E44C25B" w14:textId="0671ACE4"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eastAsia="Nova Mono" w:hAnsi="Bookman Old Style" w:cs="Nova Mono"/>
                <w:highlight w:val="yellow"/>
              </w:rPr>
              <w:t xml:space="preserve">Memiliki ≥ </w:t>
            </w:r>
            <w:r w:rsidRPr="00895830">
              <w:rPr>
                <w:rFonts w:ascii="Bookman Old Style" w:eastAsia="Nova Mono" w:hAnsi="Bookman Old Style" w:cs="Nova Mono"/>
                <w:highlight w:val="yellow"/>
                <w:lang w:val="en-US"/>
              </w:rPr>
              <w:t xml:space="preserve">10 </w:t>
            </w:r>
            <w:r w:rsidRPr="00895830">
              <w:rPr>
                <w:rFonts w:ascii="Bookman Old Style" w:eastAsia="Nova Mono" w:hAnsi="Bookman Old Style" w:cs="Nova Mono"/>
                <w:highlight w:val="yellow"/>
              </w:rPr>
              <w:t xml:space="preserve">pengalaman diberi nilai </w:t>
            </w:r>
            <w:r w:rsidRPr="00895830">
              <w:rPr>
                <w:rFonts w:ascii="Bookman Old Style" w:eastAsia="Nova Mono" w:hAnsi="Bookman Old Style" w:cs="Nova Mono"/>
                <w:highlight w:val="yellow"/>
                <w:lang w:val="en-US"/>
              </w:rPr>
              <w:t>100</w:t>
            </w:r>
            <w:r w:rsidRPr="00895830">
              <w:rPr>
                <w:rFonts w:ascii="Bookman Old Style" w:eastAsia="Nova Mono" w:hAnsi="Bookman Old Style" w:cs="Nova Mono"/>
                <w:highlight w:val="yellow"/>
              </w:rPr>
              <w:t>;</w:t>
            </w:r>
          </w:p>
          <w:p w14:paraId="3EE109B4" w14:textId="1C731823"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Memiliki </w:t>
            </w:r>
            <w:r w:rsidRPr="00895830">
              <w:rPr>
                <w:rFonts w:ascii="Bookman Old Style" w:eastAsia="Gentium Basic" w:hAnsi="Bookman Old Style" w:cs="Gentium Basic"/>
                <w:highlight w:val="yellow"/>
                <w:lang w:val="it-IT"/>
              </w:rPr>
              <w:t>7</w:t>
            </w:r>
            <w:r w:rsidRPr="00895830">
              <w:rPr>
                <w:rFonts w:ascii="Bookman Old Style" w:eastAsia="Gentium Basic" w:hAnsi="Bookman Old Style" w:cs="Gentium Basic"/>
                <w:highlight w:val="yellow"/>
              </w:rPr>
              <w:t xml:space="preserve"> s/d </w:t>
            </w:r>
            <w:r w:rsidRPr="00895830">
              <w:rPr>
                <w:rFonts w:ascii="Bookman Old Style" w:eastAsia="Gentium Basic" w:hAnsi="Bookman Old Style" w:cs="Gentium Basic"/>
                <w:highlight w:val="yellow"/>
                <w:lang w:val="it-IT"/>
              </w:rPr>
              <w:t>9</w:t>
            </w:r>
            <w:r w:rsidRPr="00895830">
              <w:rPr>
                <w:rFonts w:ascii="Bookman Old Style" w:eastAsia="Gentium Basic" w:hAnsi="Bookman Old Style" w:cs="Gentium Basic"/>
                <w:highlight w:val="yellow"/>
              </w:rPr>
              <w:t xml:space="preserve"> pengalaman diberi nilai </w:t>
            </w:r>
            <w:r w:rsidRPr="00895830">
              <w:rPr>
                <w:rFonts w:ascii="Bookman Old Style" w:eastAsia="Gentium Basic" w:hAnsi="Bookman Old Style" w:cs="Gentium Basic"/>
                <w:highlight w:val="yellow"/>
                <w:lang w:val="it-IT"/>
              </w:rPr>
              <w:t>75</w:t>
            </w:r>
            <w:r w:rsidRPr="00895830">
              <w:rPr>
                <w:rFonts w:ascii="Bookman Old Style" w:eastAsia="Gentium Basic" w:hAnsi="Bookman Old Style" w:cs="Gentium Basic"/>
                <w:highlight w:val="yellow"/>
              </w:rPr>
              <w:t>;</w:t>
            </w:r>
          </w:p>
          <w:p w14:paraId="5A3E26C4" w14:textId="72BDB703"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lang w:val="it-IT"/>
              </w:rPr>
              <w:t>Memiliki 4 s/d 6 pengalaman diberi nilai</w:t>
            </w:r>
            <w:r w:rsidR="00D62E04" w:rsidRPr="00895830">
              <w:rPr>
                <w:rFonts w:ascii="Bookman Old Style" w:eastAsia="Gentium Basic" w:hAnsi="Bookman Old Style" w:cs="Gentium Basic"/>
                <w:highlight w:val="yellow"/>
                <w:lang w:val="it-IT"/>
              </w:rPr>
              <w:t xml:space="preserve"> </w:t>
            </w:r>
            <w:r w:rsidRPr="00895830">
              <w:rPr>
                <w:rFonts w:ascii="Bookman Old Style" w:eastAsia="Gentium Basic" w:hAnsi="Bookman Old Style" w:cs="Gentium Basic"/>
                <w:highlight w:val="yellow"/>
                <w:lang w:val="it-IT"/>
              </w:rPr>
              <w:t>50;</w:t>
            </w:r>
          </w:p>
          <w:p w14:paraId="1D620805" w14:textId="7322E333"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eastAsia="Nova Mono" w:hAnsi="Bookman Old Style" w:cs="Nova Mono"/>
                <w:highlight w:val="yellow"/>
              </w:rPr>
              <w:t>Memiliki</w:t>
            </w:r>
            <w:r w:rsidRPr="00895830">
              <w:rPr>
                <w:rFonts w:ascii="Bookman Old Style" w:eastAsia="Nova Mono" w:hAnsi="Bookman Old Style" w:cs="Nova Mono"/>
                <w:highlight w:val="yellow"/>
                <w:lang w:val="it-IT"/>
              </w:rPr>
              <w:t xml:space="preserve"> 1 s/d 3 </w:t>
            </w:r>
            <w:r w:rsidRPr="00895830">
              <w:rPr>
                <w:rFonts w:ascii="Bookman Old Style" w:eastAsia="Nova Mono" w:hAnsi="Bookman Old Style" w:cs="Nova Mono"/>
                <w:highlight w:val="yellow"/>
              </w:rPr>
              <w:t xml:space="preserve">pengalaman diberi nilai </w:t>
            </w:r>
            <w:r w:rsidRPr="00895830">
              <w:rPr>
                <w:rFonts w:ascii="Bookman Old Style" w:eastAsia="Nova Mono" w:hAnsi="Bookman Old Style" w:cs="Nova Mono"/>
                <w:highlight w:val="yellow"/>
                <w:lang w:val="it-IT"/>
              </w:rPr>
              <w:t>25</w:t>
            </w:r>
            <w:r w:rsidRPr="00895830">
              <w:rPr>
                <w:rFonts w:ascii="Bookman Old Style" w:eastAsia="Nova Mono" w:hAnsi="Bookman Old Style" w:cs="Nova Mono"/>
                <w:highlight w:val="yellow"/>
              </w:rPr>
              <w:t>;</w:t>
            </w:r>
          </w:p>
          <w:p w14:paraId="401605F2" w14:textId="30522FB5"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hAnsi="Bookman Old Style"/>
                <w:highlight w:val="yellow"/>
              </w:rPr>
              <w:t>Tidak memiliki pengalaman diberikan nilai 0</w:t>
            </w:r>
            <w:r w:rsidRPr="00895830">
              <w:rPr>
                <w:rFonts w:ascii="Bookman Old Style" w:hAnsi="Bookman Old Style"/>
                <w:highlight w:val="yellow"/>
                <w:lang w:val="sv-SE"/>
              </w:rPr>
              <w:t>.</w:t>
            </w:r>
          </w:p>
        </w:tc>
        <w:tc>
          <w:tcPr>
            <w:tcW w:w="1440" w:type="dxa"/>
            <w:vAlign w:val="center"/>
          </w:tcPr>
          <w:p w14:paraId="27EEE52A" w14:textId="21788EE9"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2DA4458" w14:textId="290F4E7F"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5A7C8D67" w14:textId="4B432D69"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1661C3B9" w14:textId="77777777" w:rsidTr="00356DC1">
        <w:tc>
          <w:tcPr>
            <w:tcW w:w="628" w:type="dxa"/>
            <w:vMerge/>
          </w:tcPr>
          <w:p w14:paraId="0B3BC735"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0F55F760" w14:textId="4E73D844" w:rsidR="00651EB3" w:rsidRPr="00895830" w:rsidRDefault="00651EB3" w:rsidP="008C5ED7">
            <w:pPr>
              <w:pStyle w:val="ListParagraph"/>
              <w:numPr>
                <w:ilvl w:val="1"/>
                <w:numId w:val="8"/>
              </w:numPr>
              <w:spacing w:before="2" w:line="276" w:lineRule="auto"/>
              <w:ind w:left="345" w:right="28" w:hanging="345"/>
              <w:jc w:val="both"/>
              <w:rPr>
                <w:rFonts w:ascii="Bookman Old Style" w:eastAsia="Basic" w:hAnsi="Bookman Old Style" w:cs="Basic"/>
                <w:highlight w:val="yellow"/>
              </w:rPr>
            </w:pPr>
            <w:r w:rsidRPr="00895830">
              <w:rPr>
                <w:rFonts w:ascii="Bookman Old Style" w:eastAsia="Basic" w:hAnsi="Bookman Old Style" w:cs="Basic"/>
                <w:highlight w:val="yellow"/>
              </w:rPr>
              <w:t>Pengalaman bekerja di provinsi lokasi kegiatan dalam kurun waktu 10 [sepuluh] tahun terakhir</w:t>
            </w:r>
          </w:p>
        </w:tc>
        <w:tc>
          <w:tcPr>
            <w:tcW w:w="1111" w:type="dxa"/>
          </w:tcPr>
          <w:p w14:paraId="0681A02D" w14:textId="77777777" w:rsidR="00651EB3" w:rsidRPr="00895830" w:rsidRDefault="00651EB3" w:rsidP="00651EB3">
            <w:pPr>
              <w:jc w:val="center"/>
              <w:rPr>
                <w:rFonts w:ascii="Bookman Old Style" w:eastAsia="Gentium Basic" w:hAnsi="Bookman Old Style" w:cs="Gentium Basic"/>
                <w:b/>
                <w:bCs/>
                <w:i/>
                <w:highlight w:val="yellow"/>
                <w:lang w:val="en-US"/>
              </w:rPr>
            </w:pPr>
            <w:r w:rsidRPr="00895830">
              <w:rPr>
                <w:rFonts w:ascii="Bookman Old Style" w:eastAsia="Gentium Basic" w:hAnsi="Bookman Old Style" w:cs="Gentium Basic"/>
                <w:b/>
                <w:bCs/>
                <w:i/>
                <w:highlight w:val="yellow"/>
                <w:lang w:val="en-US"/>
              </w:rPr>
              <w:t xml:space="preserve">8% </w:t>
            </w:r>
          </w:p>
          <w:p w14:paraId="6FFFDD69" w14:textId="55DC7BAE"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p>
        </w:tc>
        <w:tc>
          <w:tcPr>
            <w:tcW w:w="1049" w:type="dxa"/>
          </w:tcPr>
          <w:p w14:paraId="45DE068C" w14:textId="03593849" w:rsidR="00651EB3" w:rsidRPr="00895830" w:rsidRDefault="00651EB3" w:rsidP="00651EB3">
            <w:pPr>
              <w:jc w:val="center"/>
              <w:rPr>
                <w:rFonts w:ascii="Bookman Old Style" w:hAnsi="Bookman Old Style" w:cs="Arial"/>
                <w:highlight w:val="yellow"/>
              </w:rPr>
            </w:pPr>
            <w:r w:rsidRPr="00895830">
              <w:rPr>
                <w:rFonts w:ascii="Bookman Old Style" w:eastAsia="Gentium Basic" w:hAnsi="Bookman Old Style" w:cs="Gentium Basic"/>
                <w:highlight w:val="yellow"/>
              </w:rPr>
              <w:t>-</w:t>
            </w:r>
          </w:p>
        </w:tc>
        <w:tc>
          <w:tcPr>
            <w:tcW w:w="1441" w:type="dxa"/>
          </w:tcPr>
          <w:p w14:paraId="71ADF702" w14:textId="0C3C5149" w:rsidR="00651EB3" w:rsidRPr="00895830" w:rsidRDefault="00651EB3" w:rsidP="00651EB3">
            <w:pPr>
              <w:jc w:val="center"/>
              <w:rPr>
                <w:rFonts w:ascii="Bookman Old Style" w:hAnsi="Bookman Old Style" w:cs="Arial"/>
                <w:highlight w:val="yellow"/>
                <w:lang w:val="en-US"/>
              </w:rPr>
            </w:pPr>
          </w:p>
        </w:tc>
        <w:tc>
          <w:tcPr>
            <w:tcW w:w="3737" w:type="dxa"/>
          </w:tcPr>
          <w:p w14:paraId="3B3824A1"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Jumlah Pengalaman di provinsi lokasi kegiatan:</w:t>
            </w:r>
          </w:p>
          <w:p w14:paraId="73E21059" w14:textId="520266D1"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Nova Mono" w:hAnsi="Bookman Old Style" w:cs="Nova Mono"/>
                <w:highlight w:val="yellow"/>
              </w:rPr>
              <w:t>Memiliki ≥</w:t>
            </w:r>
            <w:r w:rsidRPr="00895830">
              <w:rPr>
                <w:rFonts w:ascii="Bookman Old Style" w:eastAsia="Nova Mono" w:hAnsi="Bookman Old Style" w:cs="Nova Mono"/>
                <w:highlight w:val="yellow"/>
                <w:lang w:val="en-US"/>
              </w:rPr>
              <w:t xml:space="preserve"> 7</w:t>
            </w:r>
            <w:r w:rsidRPr="00895830">
              <w:rPr>
                <w:rFonts w:ascii="Bookman Old Style" w:eastAsia="Nova Mono" w:hAnsi="Bookman Old Style" w:cs="Nova Mono"/>
                <w:highlight w:val="yellow"/>
              </w:rPr>
              <w:t xml:space="preserve"> pengalaman diberi nilai</w:t>
            </w:r>
            <w:r w:rsidRPr="00895830">
              <w:rPr>
                <w:rFonts w:ascii="Bookman Old Style" w:eastAsia="Nova Mono" w:hAnsi="Bookman Old Style" w:cs="Nova Mono"/>
                <w:highlight w:val="yellow"/>
                <w:lang w:val="en-US"/>
              </w:rPr>
              <w:t xml:space="preserve"> 100</w:t>
            </w:r>
            <w:r w:rsidRPr="00895830">
              <w:rPr>
                <w:rFonts w:ascii="Bookman Old Style" w:eastAsia="Nova Mono" w:hAnsi="Bookman Old Style" w:cs="Nova Mono"/>
                <w:highlight w:val="yellow"/>
              </w:rPr>
              <w:t>;</w:t>
            </w:r>
          </w:p>
          <w:p w14:paraId="429A1AB2" w14:textId="412F3E69"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Memiliki</w:t>
            </w:r>
            <w:r w:rsidRPr="00895830">
              <w:rPr>
                <w:rFonts w:ascii="Bookman Old Style" w:eastAsia="Gentium Basic" w:hAnsi="Bookman Old Style" w:cs="Gentium Basic"/>
                <w:highlight w:val="yellow"/>
                <w:lang w:val="it-IT"/>
              </w:rPr>
              <w:t xml:space="preserve"> 5 s/d 6 </w:t>
            </w:r>
            <w:r w:rsidRPr="00895830">
              <w:rPr>
                <w:rFonts w:ascii="Bookman Old Style" w:eastAsia="Gentium Basic" w:hAnsi="Bookman Old Style" w:cs="Gentium Basic"/>
                <w:highlight w:val="yellow"/>
              </w:rPr>
              <w:t xml:space="preserve">pengalaman diberi nilai </w:t>
            </w:r>
            <w:r w:rsidRPr="00895830">
              <w:rPr>
                <w:rFonts w:ascii="Bookman Old Style" w:eastAsia="Gentium Basic" w:hAnsi="Bookman Old Style" w:cs="Gentium Basic"/>
                <w:highlight w:val="yellow"/>
                <w:lang w:val="it-IT"/>
              </w:rPr>
              <w:t>75</w:t>
            </w:r>
            <w:r w:rsidRPr="00895830">
              <w:rPr>
                <w:rFonts w:ascii="Bookman Old Style" w:eastAsia="Gentium Basic" w:hAnsi="Bookman Old Style" w:cs="Gentium Basic"/>
                <w:highlight w:val="yellow"/>
              </w:rPr>
              <w:t>;</w:t>
            </w:r>
          </w:p>
          <w:p w14:paraId="2CFEFBF4" w14:textId="4C7A1DDB"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Memiliki </w:t>
            </w:r>
            <w:r w:rsidRPr="00895830">
              <w:rPr>
                <w:rFonts w:ascii="Bookman Old Style" w:eastAsia="Gentium Basic" w:hAnsi="Bookman Old Style" w:cs="Gentium Basic"/>
                <w:highlight w:val="yellow"/>
                <w:lang w:val="it-IT"/>
              </w:rPr>
              <w:t xml:space="preserve">3 s/d 4 </w:t>
            </w:r>
            <w:r w:rsidRPr="00895830">
              <w:rPr>
                <w:rFonts w:ascii="Bookman Old Style" w:eastAsia="Gentium Basic" w:hAnsi="Bookman Old Style" w:cs="Gentium Basic"/>
                <w:highlight w:val="yellow"/>
              </w:rPr>
              <w:t>pengalaman diberi nilai 50;</w:t>
            </w:r>
          </w:p>
          <w:p w14:paraId="4D147896" w14:textId="03D840FD"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Memiliki 1 s/d 2 pengalaman diberi nilai 25;</w:t>
            </w:r>
          </w:p>
          <w:p w14:paraId="2562EE22" w14:textId="77777777"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Tidak memiliki pengalaman diberikan nilai 0.</w:t>
            </w:r>
          </w:p>
          <w:p w14:paraId="39E9F2E0" w14:textId="10D0F448" w:rsidR="00651EB3" w:rsidRPr="00895830" w:rsidRDefault="00651EB3" w:rsidP="00651EB3">
            <w:pPr>
              <w:pBdr>
                <w:top w:val="nil"/>
                <w:left w:val="nil"/>
                <w:bottom w:val="nil"/>
                <w:right w:val="nil"/>
                <w:between w:val="nil"/>
              </w:pBdr>
              <w:ind w:left="275"/>
              <w:jc w:val="both"/>
              <w:rPr>
                <w:rFonts w:ascii="Bookman Old Style" w:eastAsia="Basic" w:hAnsi="Bookman Old Style" w:cs="Basic"/>
                <w:highlight w:val="yellow"/>
              </w:rPr>
            </w:pPr>
          </w:p>
        </w:tc>
        <w:tc>
          <w:tcPr>
            <w:tcW w:w="1440" w:type="dxa"/>
            <w:vAlign w:val="center"/>
          </w:tcPr>
          <w:p w14:paraId="5F174B9F" w14:textId="6B31F5BA"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BBD0135" w14:textId="76ACBF94"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CE41E0E" w14:textId="5C3E76E4"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112FE077" w14:textId="77777777" w:rsidTr="009D303C">
        <w:tc>
          <w:tcPr>
            <w:tcW w:w="628" w:type="dxa"/>
            <w:vMerge/>
          </w:tcPr>
          <w:p w14:paraId="58FE57E6"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307F04D2" w14:textId="2706CD8C" w:rsidR="00651EB3" w:rsidRPr="00895830" w:rsidRDefault="00651EB3" w:rsidP="008C5ED7">
            <w:pPr>
              <w:pStyle w:val="ListParagraph"/>
              <w:numPr>
                <w:ilvl w:val="1"/>
                <w:numId w:val="8"/>
              </w:numPr>
              <w:spacing w:before="2" w:line="276" w:lineRule="auto"/>
              <w:ind w:left="345" w:right="28"/>
              <w:jc w:val="both"/>
              <w:rPr>
                <w:rFonts w:ascii="Bookman Old Style" w:eastAsia="Basic" w:hAnsi="Bookman Old Style" w:cs="Basic"/>
                <w:highlight w:val="yellow"/>
              </w:rPr>
            </w:pPr>
            <w:r w:rsidRPr="00895830">
              <w:rPr>
                <w:rFonts w:ascii="Bookman Old Style" w:eastAsia="Basic" w:hAnsi="Bookman Old Style" w:cs="Basic"/>
                <w:highlight w:val="yellow"/>
              </w:rPr>
              <w:t>Nilai pekerjaan sejenis tertinggi dalam kurun waktu 10 [sepuluh] tahun terakhir</w:t>
            </w:r>
          </w:p>
        </w:tc>
        <w:tc>
          <w:tcPr>
            <w:tcW w:w="1111" w:type="dxa"/>
          </w:tcPr>
          <w:p w14:paraId="2468983C" w14:textId="77777777" w:rsidR="00651EB3" w:rsidRPr="00895830" w:rsidRDefault="00651EB3" w:rsidP="00651EB3">
            <w:pPr>
              <w:jc w:val="center"/>
              <w:rPr>
                <w:rFonts w:ascii="Bookman Old Style" w:eastAsia="Gentium Basic" w:hAnsi="Bookman Old Style" w:cs="Gentium Basic"/>
                <w:b/>
                <w:bCs/>
                <w:i/>
                <w:highlight w:val="yellow"/>
                <w:lang w:val="en-US"/>
              </w:rPr>
            </w:pPr>
            <w:r w:rsidRPr="00895830">
              <w:rPr>
                <w:rFonts w:ascii="Bookman Old Style" w:eastAsia="Gentium Basic" w:hAnsi="Bookman Old Style" w:cs="Gentium Basic"/>
                <w:b/>
                <w:bCs/>
                <w:i/>
                <w:highlight w:val="yellow"/>
                <w:lang w:val="en-US"/>
              </w:rPr>
              <w:t xml:space="preserve">5% </w:t>
            </w:r>
          </w:p>
          <w:p w14:paraId="13E8C635" w14:textId="1826D290"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p>
        </w:tc>
        <w:tc>
          <w:tcPr>
            <w:tcW w:w="1049" w:type="dxa"/>
          </w:tcPr>
          <w:p w14:paraId="64089187" w14:textId="5BA4F8EE" w:rsidR="00651EB3" w:rsidRPr="00895830" w:rsidRDefault="00651EB3" w:rsidP="00651EB3">
            <w:pPr>
              <w:jc w:val="center"/>
              <w:rPr>
                <w:rFonts w:ascii="Bookman Old Style" w:hAnsi="Bookman Old Style" w:cs="Arial"/>
                <w:highlight w:val="yellow"/>
                <w:lang w:val="en-US"/>
              </w:rPr>
            </w:pPr>
          </w:p>
        </w:tc>
        <w:tc>
          <w:tcPr>
            <w:tcW w:w="1441" w:type="dxa"/>
          </w:tcPr>
          <w:p w14:paraId="7132D409" w14:textId="62EEB912" w:rsidR="00651EB3" w:rsidRPr="00895830" w:rsidRDefault="00651EB3" w:rsidP="00651EB3">
            <w:pPr>
              <w:jc w:val="center"/>
              <w:rPr>
                <w:rFonts w:ascii="Bookman Old Style" w:hAnsi="Bookman Old Style" w:cs="Arial"/>
                <w:highlight w:val="yellow"/>
                <w:lang w:val="en-US"/>
              </w:rPr>
            </w:pPr>
          </w:p>
        </w:tc>
        <w:tc>
          <w:tcPr>
            <w:tcW w:w="3737" w:type="dxa"/>
          </w:tcPr>
          <w:p w14:paraId="3F6AD220"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Rumusan penghitungan sebagai berikut</w:t>
            </w:r>
            <w:r w:rsidRPr="00895830">
              <w:rPr>
                <w:rFonts w:ascii="Bookman Old Style" w:eastAsia="Gentium Basic" w:hAnsi="Bookman Old Style" w:cs="Gentium Basic"/>
                <w:highlight w:val="yellow"/>
                <w:lang w:val="en-US"/>
              </w:rPr>
              <w:t>:</w:t>
            </w:r>
          </w:p>
          <w:p w14:paraId="000BFA42" w14:textId="77777777" w:rsidR="00651EB3" w:rsidRPr="00895830" w:rsidRDefault="00651EB3" w:rsidP="00651EB3">
            <w:pPr>
              <w:ind w:right="-72"/>
              <w:rPr>
                <w:rFonts w:ascii="Bookman Old Style" w:eastAsia="Gentium Basic" w:hAnsi="Bookman Old Style" w:cs="Gentium Basic"/>
                <w:highlight w:val="yellow"/>
              </w:rPr>
            </w:pPr>
          </w:p>
          <w:p w14:paraId="668C6747" w14:textId="77777777" w:rsidR="00651EB3" w:rsidRPr="00895830" w:rsidRDefault="00651EB3" w:rsidP="00651EB3">
            <w:pPr>
              <w:ind w:right="-72"/>
              <w:rPr>
                <w:rFonts w:ascii="Bookman Old Style" w:eastAsia="Gentium Basic" w:hAnsi="Bookman Old Style" w:cs="Gentium Basic"/>
                <w:iCs/>
                <w:highlight w:val="yellow"/>
              </w:rPr>
            </w:pPr>
            <m:oMathPara>
              <m:oMath>
                <m:r>
                  <w:ins w:id="13" w:author="Angga Pratama" w:date="2021-11-08T09:53:00Z">
                    <m:rPr>
                      <m:sty m:val="p"/>
                    </m:rPr>
                    <w:rPr>
                      <w:rFonts w:ascii="Cambria Math" w:eastAsia="Gentium Basic" w:hAnsi="Cambria Math" w:cs="Gentium Basic"/>
                      <w:highlight w:val="yellow"/>
                    </w:rPr>
                    <m:t>NP X=</m:t>
                  </w:ins>
                </m:r>
                <m:f>
                  <m:fPr>
                    <m:ctrlPr>
                      <w:ins w:id="14" w:author="Angga Pratama" w:date="2021-11-08T09:53:00Z">
                        <w:rPr>
                          <w:rFonts w:ascii="Cambria Math" w:eastAsia="Gentium Basic" w:hAnsi="Cambria Math" w:cs="Gentium Basic"/>
                          <w:iCs/>
                          <w:highlight w:val="yellow"/>
                        </w:rPr>
                      </w:ins>
                    </m:ctrlPr>
                  </m:fPr>
                  <m:num>
                    <m:r>
                      <w:ins w:id="15" w:author="Angga Pratama" w:date="2021-11-08T09:53:00Z">
                        <m:rPr>
                          <m:sty m:val="p"/>
                        </m:rPr>
                        <w:rPr>
                          <w:rFonts w:ascii="Cambria Math" w:eastAsia="Gentium Basic" w:hAnsi="Cambria Math" w:cs="Gentium Basic"/>
                          <w:highlight w:val="yellow"/>
                        </w:rPr>
                        <m:t>NPT X</m:t>
                      </w:ins>
                    </m:r>
                  </m:num>
                  <m:den>
                    <m:r>
                      <w:ins w:id="16" w:author="Angga Pratama" w:date="2021-11-08T09:53:00Z">
                        <m:rPr>
                          <m:sty m:val="p"/>
                        </m:rPr>
                        <w:rPr>
                          <w:rFonts w:ascii="Cambria Math" w:eastAsia="Gentium Basic" w:hAnsi="Cambria Math" w:cs="Gentium Basic"/>
                          <w:highlight w:val="yellow"/>
                        </w:rPr>
                        <m:t>NPT Tertinggi</m:t>
                      </w:ins>
                    </m:r>
                  </m:den>
                </m:f>
                <m:r>
                  <w:ins w:id="17" w:author="Angga Pratama" w:date="2021-11-08T09:53:00Z">
                    <m:rPr>
                      <m:sty m:val="p"/>
                    </m:rPr>
                    <w:rPr>
                      <w:rFonts w:ascii="Cambria Math" w:eastAsia="Gentium Basic" w:hAnsi="Cambria Math" w:cs="Gentium Basic"/>
                      <w:highlight w:val="yellow"/>
                    </w:rPr>
                    <m:t xml:space="preserve"> x 100 x Bobot Subunsur</m:t>
                  </w:ins>
                </m:r>
              </m:oMath>
            </m:oMathPara>
          </w:p>
          <w:p w14:paraId="3362FC91" w14:textId="77777777" w:rsidR="00651EB3" w:rsidRPr="00895830" w:rsidRDefault="00651EB3" w:rsidP="00651EB3">
            <w:pPr>
              <w:ind w:right="-72"/>
              <w:rPr>
                <w:rFonts w:ascii="Bookman Old Style" w:eastAsia="Gentium Basic" w:hAnsi="Bookman Old Style" w:cs="Gentium Basic"/>
                <w:highlight w:val="yellow"/>
              </w:rPr>
            </w:pPr>
          </w:p>
          <w:p w14:paraId="77800BC2"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Keterangan:</w:t>
            </w:r>
          </w:p>
          <w:p w14:paraId="064FFD74"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X : Nama perusahaan </w:t>
            </w:r>
          </w:p>
          <w:p w14:paraId="45BAF4E0" w14:textId="77777777" w:rsidR="00651EB3" w:rsidRPr="00895830" w:rsidRDefault="00651EB3" w:rsidP="00651EB3">
            <w:pPr>
              <w:ind w:right="-72"/>
              <w:rPr>
                <w:rFonts w:ascii="Bookman Old Style" w:eastAsia="Gentium Basic" w:hAnsi="Bookman Old Style" w:cs="Gentium Basic"/>
                <w:i/>
                <w:highlight w:val="yellow"/>
                <w:lang w:val="sv-SE"/>
              </w:rPr>
            </w:pPr>
            <w:r w:rsidRPr="00895830">
              <w:rPr>
                <w:rFonts w:ascii="Bookman Old Style" w:eastAsia="Gentium Basic" w:hAnsi="Bookman Old Style" w:cs="Gentium Basic"/>
                <w:highlight w:val="yellow"/>
              </w:rPr>
              <w:t xml:space="preserve">NPT </w:t>
            </w:r>
            <w:r w:rsidRPr="00895830">
              <w:rPr>
                <w:rFonts w:ascii="Bookman Old Style" w:eastAsia="Gentium Basic" w:hAnsi="Bookman Old Style" w:cs="Gentium Basic"/>
                <w:highlight w:val="yellow"/>
                <w:lang w:val="sv-SE"/>
              </w:rPr>
              <w:t>X</w:t>
            </w:r>
            <w:r w:rsidRPr="00895830">
              <w:rPr>
                <w:rFonts w:ascii="Bookman Old Style" w:eastAsia="Gentium Basic" w:hAnsi="Bookman Old Style" w:cs="Gentium Basic"/>
                <w:highlight w:val="yellow"/>
              </w:rPr>
              <w:t xml:space="preserve">: Nilai </w:t>
            </w:r>
            <w:r w:rsidRPr="00895830">
              <w:rPr>
                <w:rFonts w:ascii="Bookman Old Style" w:eastAsia="Gentium Basic" w:hAnsi="Bookman Old Style" w:cs="Gentium Basic"/>
                <w:highlight w:val="yellow"/>
                <w:lang w:val="sv-SE"/>
              </w:rPr>
              <w:t>paket tertinggi perusahaan X</w:t>
            </w:r>
          </w:p>
          <w:p w14:paraId="305115E2" w14:textId="77777777" w:rsidR="00651EB3" w:rsidRPr="00895830" w:rsidRDefault="00651EB3" w:rsidP="00651EB3">
            <w:pPr>
              <w:ind w:right="-72"/>
              <w:rPr>
                <w:rFonts w:ascii="Bookman Old Style" w:eastAsia="Gentium Basic" w:hAnsi="Bookman Old Style" w:cs="Gentium Basic"/>
                <w:highlight w:val="yellow"/>
                <w:lang w:val="en-US"/>
              </w:rPr>
            </w:pPr>
            <w:r w:rsidRPr="00895830">
              <w:rPr>
                <w:rFonts w:ascii="Bookman Old Style" w:eastAsia="Gentium Basic" w:hAnsi="Bookman Old Style" w:cs="Gentium Basic"/>
                <w:highlight w:val="yellow"/>
              </w:rPr>
              <w:t xml:space="preserve">NPT Tertinggi =  </w:t>
            </w:r>
            <w:r w:rsidRPr="00895830">
              <w:rPr>
                <w:rFonts w:ascii="Bookman Old Style" w:eastAsia="Gentium Basic" w:hAnsi="Bookman Old Style" w:cs="Gentium Basic"/>
                <w:highlight w:val="yellow"/>
                <w:lang w:val="en-US"/>
              </w:rPr>
              <w:t>Nilai paket tertinggi diatara peserta, dijadikan pembanding untuk mendapatkan nilai peserta X</w:t>
            </w:r>
          </w:p>
          <w:p w14:paraId="7F6A345D" w14:textId="31C15725" w:rsidR="00651EB3" w:rsidRPr="00895830" w:rsidRDefault="00651EB3" w:rsidP="00651EB3">
            <w:pPr>
              <w:ind w:right="23"/>
              <w:jc w:val="both"/>
              <w:rPr>
                <w:rFonts w:ascii="Bookman Old Style" w:eastAsia="Basic" w:hAnsi="Bookman Old Style" w:cs="Basic"/>
                <w:highlight w:val="yellow"/>
              </w:rPr>
            </w:pPr>
            <w:r w:rsidRPr="00895830">
              <w:rPr>
                <w:rFonts w:ascii="Bookman Old Style" w:eastAsia="Gentium Basic" w:hAnsi="Bookman Old Style" w:cs="Gentium Basic"/>
                <w:highlight w:val="yellow"/>
              </w:rPr>
              <w:fldChar w:fldCharType="begin"/>
            </w:r>
            <w:r w:rsidRPr="00895830">
              <w:rPr>
                <w:rFonts w:ascii="Bookman Old Style" w:eastAsia="Gentium Basic" w:hAnsi="Bookman Old Style" w:cs="Gentium Basic"/>
                <w:highlight w:val="yellow"/>
              </w:rPr>
              <w:instrText xml:space="preserve"> QUOTE </w:instrText>
            </w:r>
            <w:r w:rsidR="00D50ACE">
              <w:rPr>
                <w:rFonts w:ascii="Bookman Old Style" w:eastAsia="Gentium Basic" w:hAnsi="Bookman Old Style"/>
                <w:noProof/>
                <w:position w:val="-4"/>
                <w:highlight w:val="yellow"/>
              </w:rPr>
              <w:pict w14:anchorId="62392E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414pt;height:10.3pt;mso-width-percent:0;mso-height-percent:0;mso-width-percent:0;mso-height-percent:0" equationxml="&lt;">
                  <v:imagedata r:id="rId17" o:title="" chromakey="white"/>
                </v:shape>
              </w:pict>
            </w:r>
            <w:r w:rsidRPr="00895830">
              <w:rPr>
                <w:rFonts w:ascii="Bookman Old Style" w:eastAsia="Gentium Basic" w:hAnsi="Bookman Old Style" w:cs="Gentium Basic"/>
                <w:highlight w:val="yellow"/>
              </w:rPr>
              <w:instrText xml:space="preserve"> </w:instrText>
            </w:r>
            <w:r w:rsidRPr="00895830">
              <w:rPr>
                <w:rFonts w:ascii="Bookman Old Style" w:eastAsia="Gentium Basic" w:hAnsi="Bookman Old Style" w:cs="Gentium Basic"/>
                <w:highlight w:val="yellow"/>
              </w:rPr>
              <w:fldChar w:fldCharType="separate"/>
            </w:r>
            <w:r w:rsidRPr="00895830">
              <w:rPr>
                <w:rFonts w:ascii="Bookman Old Style" w:eastAsia="Gentium Basic" w:hAnsi="Bookman Old Style" w:cs="Gentium Basic"/>
                <w:highlight w:val="yellow"/>
              </w:rPr>
              <w:fldChar w:fldCharType="end"/>
            </w:r>
            <w:r w:rsidRPr="00895830">
              <w:rPr>
                <w:rFonts w:ascii="Bookman Old Style" w:eastAsia="Gentium Basic" w:hAnsi="Bookman Old Style" w:cs="Gentium Basic"/>
                <w:highlight w:val="yellow"/>
              </w:rPr>
              <w:fldChar w:fldCharType="begin"/>
            </w:r>
            <w:r w:rsidRPr="00895830">
              <w:rPr>
                <w:rFonts w:ascii="Bookman Old Style" w:eastAsia="Gentium Basic" w:hAnsi="Bookman Old Style" w:cs="Gentium Basic"/>
                <w:highlight w:val="yellow"/>
              </w:rPr>
              <w:instrText xml:space="preserve"> QUOTE </w:instrText>
            </w:r>
            <w:r w:rsidR="00D50ACE">
              <w:rPr>
                <w:rFonts w:ascii="Bookman Old Style" w:eastAsia="Gentium Basic" w:hAnsi="Bookman Old Style"/>
                <w:noProof/>
                <w:position w:val="-4"/>
                <w:highlight w:val="yellow"/>
              </w:rPr>
              <w:pict w14:anchorId="16DD054E">
                <v:shape id="_x0000_i1025" type="#_x0000_t75" alt="" style="width:414pt;height:10.3pt;mso-width-percent:0;mso-height-percent:0;mso-width-percent:0;mso-height-percent:0" equationxml="&lt;">
                  <v:imagedata r:id="rId18" o:title="" chromakey="white"/>
                </v:shape>
              </w:pict>
            </w:r>
            <w:r w:rsidRPr="00895830">
              <w:rPr>
                <w:rFonts w:ascii="Bookman Old Style" w:eastAsia="Gentium Basic" w:hAnsi="Bookman Old Style" w:cs="Gentium Basic"/>
                <w:highlight w:val="yellow"/>
              </w:rPr>
              <w:instrText xml:space="preserve"> </w:instrText>
            </w:r>
            <w:r w:rsidRPr="00895830">
              <w:rPr>
                <w:rFonts w:ascii="Bookman Old Style" w:eastAsia="Gentium Basic" w:hAnsi="Bookman Old Style" w:cs="Gentium Basic"/>
                <w:highlight w:val="yellow"/>
              </w:rPr>
              <w:fldChar w:fldCharType="separate"/>
            </w:r>
            <w:r w:rsidRPr="00895830">
              <w:rPr>
                <w:rFonts w:ascii="Bookman Old Style" w:eastAsia="Gentium Basic" w:hAnsi="Bookman Old Style" w:cs="Gentium Basic"/>
                <w:highlight w:val="yellow"/>
              </w:rPr>
              <w:fldChar w:fldCharType="end"/>
            </w:r>
          </w:p>
        </w:tc>
        <w:tc>
          <w:tcPr>
            <w:tcW w:w="1440" w:type="dxa"/>
            <w:vAlign w:val="center"/>
          </w:tcPr>
          <w:p w14:paraId="37C3E3AD" w14:textId="3F30467D"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1023272" w14:textId="3A0D098B"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C562E01" w14:textId="2133F510"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E12CC7" w:rsidRPr="00895830" w14:paraId="36E6273C" w14:textId="77777777" w:rsidTr="00356DC1">
        <w:tc>
          <w:tcPr>
            <w:tcW w:w="628" w:type="dxa"/>
            <w:vMerge/>
          </w:tcPr>
          <w:p w14:paraId="0A4C036F"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212C69E1" w14:textId="35758BD6" w:rsidR="00E12CC7" w:rsidRPr="00895830" w:rsidRDefault="00E12CC7" w:rsidP="00E12CC7">
            <w:pPr>
              <w:pStyle w:val="ListParagraph"/>
              <w:spacing w:before="2" w:line="276" w:lineRule="auto"/>
              <w:ind w:left="0" w:right="28"/>
              <w:jc w:val="both"/>
              <w:rPr>
                <w:rFonts w:ascii="Bookman Old Style" w:hAnsi="Bookman Old Style" w:cs="Arial"/>
                <w:b/>
                <w:highlight w:val="yellow"/>
              </w:rPr>
            </w:pPr>
            <w:r w:rsidRPr="00895830">
              <w:rPr>
                <w:rFonts w:ascii="Bookman Old Style" w:eastAsia="Basic" w:hAnsi="Bookman Old Style" w:cs="Basic"/>
                <w:highlight w:val="yellow"/>
              </w:rPr>
              <w:t>Unsur Proposal Teknis</w:t>
            </w:r>
          </w:p>
        </w:tc>
        <w:tc>
          <w:tcPr>
            <w:tcW w:w="1111" w:type="dxa"/>
            <w:vAlign w:val="center"/>
          </w:tcPr>
          <w:p w14:paraId="3FE6AB30" w14:textId="68FC8867" w:rsidR="00E12CC7" w:rsidRPr="00895830" w:rsidRDefault="00567A24" w:rsidP="00AC4579">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20%</w:t>
            </w:r>
          </w:p>
        </w:tc>
        <w:tc>
          <w:tcPr>
            <w:tcW w:w="1049" w:type="dxa"/>
            <w:vAlign w:val="center"/>
          </w:tcPr>
          <w:p w14:paraId="0F423119" w14:textId="2DC612CF" w:rsidR="00E12CC7" w:rsidRPr="00895830" w:rsidRDefault="00567A24" w:rsidP="00AC4579">
            <w:pPr>
              <w:pStyle w:val="ListParagraph"/>
              <w:spacing w:before="2" w:line="276" w:lineRule="auto"/>
              <w:ind w:left="0" w:right="28"/>
              <w:jc w:val="center"/>
              <w:rPr>
                <w:rFonts w:ascii="Bookman Old Style" w:hAnsi="Bookman Old Style" w:cs="Arial"/>
                <w:iCs/>
                <w:highlight w:val="yellow"/>
                <w:lang w:val="en-US"/>
              </w:rPr>
            </w:pPr>
            <w:r w:rsidRPr="00895830">
              <w:rPr>
                <w:rFonts w:ascii="Bookman Old Style" w:eastAsia="Basic" w:hAnsi="Bookman Old Style" w:cs="Basic"/>
                <w:b/>
                <w:bCs/>
                <w:iCs/>
                <w:highlight w:val="yellow"/>
              </w:rPr>
              <w:t>10</w:t>
            </w:r>
          </w:p>
        </w:tc>
        <w:tc>
          <w:tcPr>
            <w:tcW w:w="1441" w:type="dxa"/>
            <w:vAlign w:val="center"/>
          </w:tcPr>
          <w:p w14:paraId="79624BB1" w14:textId="4C3D8C6E" w:rsidR="00E12CC7" w:rsidRPr="00895830" w:rsidRDefault="005A0D59" w:rsidP="00AC4579">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4AFECDAC" w14:textId="77777777" w:rsidR="00E12CC7" w:rsidRPr="00895830" w:rsidRDefault="00E12CC7" w:rsidP="00E12CC7">
            <w:pPr>
              <w:jc w:val="both"/>
              <w:rPr>
                <w:rFonts w:ascii="Bookman Old Style" w:hAnsi="Bookman Old Style" w:cs="Arial"/>
                <w:highlight w:val="yellow"/>
              </w:rPr>
            </w:pPr>
          </w:p>
        </w:tc>
        <w:tc>
          <w:tcPr>
            <w:tcW w:w="1440" w:type="dxa"/>
            <w:vAlign w:val="center"/>
          </w:tcPr>
          <w:p w14:paraId="2C250971" w14:textId="614D18F0" w:rsidR="00E12CC7" w:rsidRPr="00895830" w:rsidRDefault="00E12CC7" w:rsidP="00E12CC7">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3E7F23E" w14:textId="65C29CE1"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4450539" w14:textId="760960F1"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78D88C26" w14:textId="77777777" w:rsidTr="00D66331">
        <w:tc>
          <w:tcPr>
            <w:tcW w:w="628" w:type="dxa"/>
            <w:vMerge/>
          </w:tcPr>
          <w:p w14:paraId="05B3BD17"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5B69C8FC" w14:textId="7BDD0C54" w:rsidR="00651EB3" w:rsidRPr="00895830" w:rsidRDefault="00651EB3" w:rsidP="008C5ED7">
            <w:pPr>
              <w:pStyle w:val="ListParagraph"/>
              <w:numPr>
                <w:ilvl w:val="1"/>
                <w:numId w:val="10"/>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Pemahaman atas jasa layanan yang tercantum dalam KAK</w:t>
            </w:r>
          </w:p>
        </w:tc>
        <w:tc>
          <w:tcPr>
            <w:tcW w:w="1111" w:type="dxa"/>
          </w:tcPr>
          <w:p w14:paraId="24FD49FF" w14:textId="77777777" w:rsidR="00651EB3" w:rsidRPr="00895830" w:rsidRDefault="00651EB3" w:rsidP="00651EB3">
            <w:pPr>
              <w:jc w:val="center"/>
              <w:rPr>
                <w:rFonts w:ascii="Bookman Old Style" w:eastAsia="Gentium Basic" w:hAnsi="Bookman Old Style" w:cs="Gentium Basic"/>
                <w:i/>
                <w:highlight w:val="yellow"/>
                <w:lang w:val="en-US"/>
              </w:rPr>
            </w:pPr>
            <w:r w:rsidRPr="00895830">
              <w:rPr>
                <w:rFonts w:ascii="Bookman Old Style" w:eastAsia="Gentium Basic" w:hAnsi="Bookman Old Style" w:cs="Gentium Basic"/>
                <w:b/>
                <w:bCs/>
                <w:i/>
                <w:highlight w:val="yellow"/>
                <w:lang w:val="en-US"/>
              </w:rPr>
              <w:t>4%</w:t>
            </w:r>
            <w:r w:rsidRPr="00895830">
              <w:rPr>
                <w:rFonts w:ascii="Bookman Old Style" w:eastAsia="Gentium Basic" w:hAnsi="Bookman Old Style" w:cs="Gentium Basic"/>
                <w:i/>
                <w:highlight w:val="yellow"/>
                <w:lang w:val="en-US"/>
              </w:rPr>
              <w:t xml:space="preserve"> </w:t>
            </w:r>
          </w:p>
          <w:p w14:paraId="04505D24" w14:textId="239BA45D"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p>
        </w:tc>
        <w:tc>
          <w:tcPr>
            <w:tcW w:w="1049" w:type="dxa"/>
          </w:tcPr>
          <w:p w14:paraId="1A11EFA5" w14:textId="0D31D026" w:rsidR="00651EB3" w:rsidRPr="00895830" w:rsidRDefault="00651EB3" w:rsidP="00651EB3">
            <w:pPr>
              <w:jc w:val="center"/>
              <w:rPr>
                <w:rFonts w:ascii="Bookman Old Style" w:hAnsi="Bookman Old Style" w:cs="Arial"/>
                <w:highlight w:val="yellow"/>
              </w:rPr>
            </w:pPr>
            <w:r w:rsidRPr="00895830">
              <w:rPr>
                <w:rFonts w:ascii="Bookman Old Style" w:eastAsia="Gentium Basic" w:hAnsi="Bookman Old Style" w:cs="Gentium Basic"/>
                <w:highlight w:val="yellow"/>
              </w:rPr>
              <w:t>-</w:t>
            </w:r>
          </w:p>
        </w:tc>
        <w:tc>
          <w:tcPr>
            <w:tcW w:w="1441" w:type="dxa"/>
          </w:tcPr>
          <w:p w14:paraId="3D233DF2" w14:textId="4B0AFA9A" w:rsidR="00651EB3" w:rsidRPr="00895830" w:rsidRDefault="00651EB3" w:rsidP="00651EB3">
            <w:pPr>
              <w:jc w:val="center"/>
              <w:rPr>
                <w:rFonts w:ascii="Bookman Old Style" w:hAnsi="Bookman Old Style" w:cs="Arial"/>
                <w:highlight w:val="yellow"/>
                <w:lang w:val="en-US"/>
              </w:rPr>
            </w:pPr>
          </w:p>
        </w:tc>
        <w:tc>
          <w:tcPr>
            <w:tcW w:w="3737" w:type="dxa"/>
          </w:tcPr>
          <w:p w14:paraId="56C4A8A4" w14:textId="77777777" w:rsidR="00651EB3" w:rsidRPr="00895830" w:rsidRDefault="00651EB3" w:rsidP="00651EB3">
            <w:pPr>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ketentuan penilaian:</w:t>
            </w:r>
          </w:p>
          <w:p w14:paraId="51868467" w14:textId="77777777" w:rsidR="00651EB3" w:rsidRPr="00895830" w:rsidRDefault="00651EB3" w:rsidP="008C5ED7">
            <w:pPr>
              <w:numPr>
                <w:ilvl w:val="0"/>
                <w:numId w:val="24"/>
              </w:numPr>
              <w:ind w:left="315" w:hanging="284"/>
              <w:jc w:val="both"/>
              <w:rPr>
                <w:rFonts w:ascii="Bookman Old Style" w:eastAsia="Gentium Basic" w:hAnsi="Bookman Old Style" w:cs="Gentium Basic"/>
                <w:i/>
                <w:highlight w:val="yellow"/>
              </w:rPr>
            </w:pPr>
            <w:r w:rsidRPr="00895830">
              <w:rPr>
                <w:rFonts w:ascii="Bookman Old Style" w:eastAsia="Gentium Basic" w:hAnsi="Bookman Old Style" w:cs="Gentium Basic"/>
                <w:highlight w:val="yellow"/>
              </w:rPr>
              <w:t xml:space="preserve">apabila memberikan tanggapan dengan sangat baik yang menggambarkan pemahaman peserta atas jasa layanan yang tercantum dalam KAK, diberi nilai </w:t>
            </w:r>
            <w:r w:rsidRPr="00895830">
              <w:rPr>
                <w:rFonts w:ascii="Bookman Old Style" w:eastAsia="Gentium Basic" w:hAnsi="Bookman Old Style" w:cs="Gentium Basic"/>
                <w:b/>
                <w:bCs/>
                <w:highlight w:val="yellow"/>
              </w:rPr>
              <w:t>100 (seratus)</w:t>
            </w:r>
            <w:r w:rsidRPr="00895830">
              <w:rPr>
                <w:rFonts w:ascii="Bookman Old Style" w:eastAsia="Gentium Basic" w:hAnsi="Bookman Old Style" w:cs="Gentium Basic"/>
                <w:highlight w:val="yellow"/>
              </w:rPr>
              <w:t>;</w:t>
            </w:r>
          </w:p>
          <w:p w14:paraId="309241AE" w14:textId="77777777" w:rsidR="00651EB3" w:rsidRPr="00895830" w:rsidRDefault="00651EB3" w:rsidP="00651EB3">
            <w:pPr>
              <w:ind w:left="315"/>
              <w:jc w:val="both"/>
              <w:rPr>
                <w:rFonts w:ascii="Bookman Old Style" w:eastAsia="Gentium Basic" w:hAnsi="Bookman Old Style" w:cs="Gentium Basic"/>
                <w:b/>
                <w:bCs/>
                <w:i/>
                <w:highlight w:val="yellow"/>
              </w:rPr>
            </w:pPr>
            <w:r w:rsidRPr="00895830">
              <w:rPr>
                <w:rFonts w:ascii="Bookman Old Style" w:eastAsia="Gentium Basic" w:hAnsi="Bookman Old Style" w:cs="Gentium Basic"/>
                <w:b/>
                <w:bCs/>
                <w:i/>
                <w:highlight w:val="yellow"/>
              </w:rPr>
              <w:t xml:space="preserve">(Kriteria sangat baik : </w:t>
            </w:r>
          </w:p>
          <w:p w14:paraId="75EE7704" w14:textId="77777777" w:rsidR="00651EB3" w:rsidRPr="00895830" w:rsidRDefault="00651EB3" w:rsidP="00651EB3">
            <w:pPr>
              <w:ind w:left="315"/>
              <w:jc w:val="both"/>
              <w:rPr>
                <w:rFonts w:ascii="Bookman Old Style" w:eastAsia="Gentium Basic" w:hAnsi="Bookman Old Style" w:cs="Gentium Basic"/>
                <w:b/>
                <w:bCs/>
                <w:i/>
                <w:highlight w:val="yellow"/>
              </w:rPr>
            </w:pPr>
          </w:p>
          <w:p w14:paraId="5858C73E" w14:textId="5C0E6920" w:rsidR="00651EB3" w:rsidRPr="00895830" w:rsidRDefault="00651EB3" w:rsidP="00651EB3">
            <w:pPr>
              <w:ind w:left="315"/>
              <w:jc w:val="both"/>
              <w:rPr>
                <w:rFonts w:ascii="Bookman Old Style" w:eastAsia="Gentium Basic" w:hAnsi="Bookman Old Style" w:cs="Gentium Basic"/>
                <w:b/>
                <w:bCs/>
                <w:i/>
                <w:highlight w:val="yellow"/>
              </w:rPr>
            </w:pPr>
            <w:r w:rsidRPr="00895830">
              <w:rPr>
                <w:rFonts w:ascii="Bookman Old Style" w:eastAsia="Gentium Basic" w:hAnsi="Bookman Old Style" w:cs="Gentium Basic"/>
                <w:b/>
                <w:bCs/>
                <w:i/>
                <w:highlight w:val="yellow"/>
              </w:rPr>
              <w:t xml:space="preserve">Memberikan tanggapan untuk lingkup pekerjaan sesuai KAK secara lengkap, antara lain: </w:t>
            </w:r>
          </w:p>
          <w:p w14:paraId="60E079DA"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sv-SE"/>
              </w:rPr>
            </w:pPr>
            <w:r w:rsidRPr="00895830">
              <w:rPr>
                <w:rFonts w:ascii="Bookman Old Style" w:eastAsia="Gentium Basic" w:hAnsi="Bookman Old Style"/>
                <w:b/>
                <w:bCs/>
                <w:i/>
                <w:highlight w:val="yellow"/>
                <w:lang w:val="sv-SE"/>
              </w:rPr>
              <w:t>Penyusunan dan Pelaksanaan Program Mutu;</w:t>
            </w:r>
          </w:p>
          <w:p w14:paraId="1EAF825B"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sv-SE"/>
              </w:rPr>
            </w:pPr>
            <w:r w:rsidRPr="00895830">
              <w:rPr>
                <w:rFonts w:ascii="Bookman Old Style" w:eastAsia="Gentium Basic" w:hAnsi="Bookman Old Style"/>
                <w:b/>
                <w:bCs/>
                <w:i/>
                <w:highlight w:val="yellow"/>
                <w:lang w:val="sv-SE"/>
              </w:rPr>
              <w:t>Pengawasan Pekerjaan dan Pengendalian Mutu;</w:t>
            </w:r>
          </w:p>
          <w:p w14:paraId="4E288E96"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sv-SE"/>
              </w:rPr>
            </w:pPr>
            <w:r w:rsidRPr="00895830">
              <w:rPr>
                <w:rFonts w:ascii="Bookman Old Style" w:eastAsia="Gentium Basic" w:hAnsi="Bookman Old Style"/>
                <w:b/>
                <w:bCs/>
                <w:i/>
                <w:highlight w:val="yellow"/>
                <w:lang w:val="sv-SE"/>
              </w:rPr>
              <w:t>Pengawasan Pelaksanaan Upaya Perlindungan Lingkungan, Keselamatan dan Kesehatan Kerja Konstruksi, Kesetaraan Gender dan Inklusi Sosial;</w:t>
            </w:r>
          </w:p>
          <w:p w14:paraId="04F2ECCF"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en-US"/>
              </w:rPr>
            </w:pPr>
            <w:r w:rsidRPr="00895830">
              <w:rPr>
                <w:rFonts w:ascii="Bookman Old Style" w:eastAsia="Gentium Basic" w:hAnsi="Bookman Old Style"/>
                <w:b/>
                <w:bCs/>
                <w:i/>
                <w:highlight w:val="yellow"/>
                <w:lang w:val="en-US"/>
              </w:rPr>
              <w:t>Dukungan Teknis dan Manajemen;</w:t>
            </w:r>
          </w:p>
          <w:p w14:paraId="76736C48"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en-US"/>
              </w:rPr>
            </w:pPr>
            <w:r w:rsidRPr="00895830">
              <w:rPr>
                <w:rFonts w:ascii="Bookman Old Style" w:eastAsia="Gentium Basic" w:hAnsi="Bookman Old Style"/>
                <w:b/>
                <w:bCs/>
                <w:i/>
                <w:highlight w:val="yellow"/>
                <w:lang w:val="en-US"/>
              </w:rPr>
              <w:t>Pelaporan dan Dokumentasi;</w:t>
            </w:r>
          </w:p>
          <w:p w14:paraId="450DF101"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en-US"/>
              </w:rPr>
            </w:pPr>
            <w:r w:rsidRPr="00895830">
              <w:rPr>
                <w:rFonts w:ascii="Bookman Old Style" w:eastAsia="Gentium Basic" w:hAnsi="Bookman Old Style"/>
                <w:b/>
                <w:bCs/>
                <w:i/>
                <w:highlight w:val="yellow"/>
                <w:lang w:val="en-US"/>
              </w:rPr>
              <w:t>Personel/Ketenagaan</w:t>
            </w:r>
          </w:p>
          <w:p w14:paraId="42E38E1A" w14:textId="77777777" w:rsidR="00651EB3" w:rsidRPr="00895830" w:rsidRDefault="00651EB3" w:rsidP="00651EB3">
            <w:pPr>
              <w:tabs>
                <w:tab w:val="left" w:pos="601"/>
              </w:tabs>
              <w:ind w:left="601" w:hanging="286"/>
              <w:jc w:val="both"/>
              <w:rPr>
                <w:rFonts w:ascii="Bookman Old Style" w:eastAsia="Gentium Basic" w:hAnsi="Bookman Old Style" w:cs="Gentium Basic"/>
                <w:i/>
                <w:color w:val="FF0000"/>
                <w:highlight w:val="yellow"/>
                <w:lang w:val="en-US"/>
              </w:rPr>
            </w:pPr>
          </w:p>
          <w:p w14:paraId="2ECF5403" w14:textId="77777777" w:rsidR="00651EB3" w:rsidRPr="00895830" w:rsidRDefault="00651EB3" w:rsidP="008C5ED7">
            <w:pPr>
              <w:numPr>
                <w:ilvl w:val="0"/>
                <w:numId w:val="24"/>
              </w:numPr>
              <w:ind w:left="315" w:hanging="284"/>
              <w:jc w:val="both"/>
              <w:rPr>
                <w:rFonts w:ascii="Bookman Old Style" w:eastAsia="Gentium Basic" w:hAnsi="Bookman Old Style" w:cs="Gentium Basic"/>
                <w:i/>
                <w:highlight w:val="yellow"/>
              </w:rPr>
            </w:pPr>
            <w:r w:rsidRPr="00895830">
              <w:rPr>
                <w:rFonts w:ascii="Bookman Old Style" w:eastAsia="Gentium Basic" w:hAnsi="Bookman Old Style" w:cs="Gentium Basic"/>
                <w:highlight w:val="yellow"/>
              </w:rPr>
              <w:t xml:space="preserve">apabila memberikan tanggapan dengan cukup baik yang menggambarkan pemahaman peserta atas jasa layanan yang tercantum dalam KAK, diberi nilai </w:t>
            </w:r>
            <w:r w:rsidRPr="00895830">
              <w:rPr>
                <w:rFonts w:ascii="Bookman Old Style" w:eastAsia="Gentium Basic" w:hAnsi="Bookman Old Style" w:cs="Gentium Basic"/>
                <w:b/>
                <w:bCs/>
                <w:highlight w:val="yellow"/>
                <w:lang w:val="en-US"/>
              </w:rPr>
              <w:t>6</w:t>
            </w:r>
            <w:r w:rsidRPr="00895830">
              <w:rPr>
                <w:rFonts w:ascii="Bookman Old Style" w:eastAsia="Gentium Basic" w:hAnsi="Bookman Old Style" w:cs="Gentium Basic"/>
                <w:b/>
                <w:bCs/>
                <w:highlight w:val="yellow"/>
              </w:rPr>
              <w:t>0 (</w:t>
            </w:r>
            <w:r w:rsidRPr="00895830">
              <w:rPr>
                <w:rFonts w:ascii="Bookman Old Style" w:eastAsia="Gentium Basic" w:hAnsi="Bookman Old Style" w:cs="Gentium Basic"/>
                <w:b/>
                <w:bCs/>
                <w:highlight w:val="yellow"/>
                <w:lang w:val="en-US"/>
              </w:rPr>
              <w:t xml:space="preserve">enam </w:t>
            </w:r>
            <w:r w:rsidRPr="00895830">
              <w:rPr>
                <w:rFonts w:ascii="Bookman Old Style" w:eastAsia="Gentium Basic" w:hAnsi="Bookman Old Style" w:cs="Gentium Basic"/>
                <w:b/>
                <w:bCs/>
                <w:highlight w:val="yellow"/>
              </w:rPr>
              <w:t>puluh)</w:t>
            </w:r>
            <w:r w:rsidRPr="00895830">
              <w:rPr>
                <w:rFonts w:ascii="Bookman Old Style" w:eastAsia="Gentium Basic" w:hAnsi="Bookman Old Style" w:cs="Gentium Basic"/>
                <w:highlight w:val="yellow"/>
              </w:rPr>
              <w:t xml:space="preserve">; </w:t>
            </w:r>
            <w:r w:rsidRPr="00895830">
              <w:rPr>
                <w:rFonts w:ascii="Bookman Old Style" w:eastAsia="Gentium Basic" w:hAnsi="Bookman Old Style" w:cs="Gentium Basic"/>
                <w:i/>
                <w:highlight w:val="yellow"/>
              </w:rPr>
              <w:t>(</w:t>
            </w:r>
            <w:r w:rsidRPr="00895830">
              <w:rPr>
                <w:rFonts w:ascii="Bookman Old Style" w:eastAsia="Gentium Basic" w:hAnsi="Bookman Old Style" w:cs="Gentium Basic"/>
                <w:b/>
                <w:bCs/>
                <w:i/>
                <w:highlight w:val="yellow"/>
              </w:rPr>
              <w:t xml:space="preserve">Kriteria baik : </w:t>
            </w:r>
          </w:p>
          <w:p w14:paraId="62D6C563" w14:textId="77777777" w:rsidR="00651EB3" w:rsidRPr="00895830" w:rsidRDefault="00651EB3" w:rsidP="00651EB3">
            <w:pPr>
              <w:ind w:left="315"/>
              <w:jc w:val="both"/>
              <w:rPr>
                <w:rFonts w:ascii="Bookman Old Style" w:eastAsia="Gentium Basic" w:hAnsi="Bookman Old Style" w:cs="Gentium Basic"/>
                <w:i/>
                <w:highlight w:val="yellow"/>
              </w:rPr>
            </w:pPr>
          </w:p>
          <w:p w14:paraId="645F600C" w14:textId="77777777" w:rsidR="00651EB3" w:rsidRPr="00895830" w:rsidRDefault="00651EB3" w:rsidP="00651EB3">
            <w:pPr>
              <w:ind w:left="315"/>
              <w:jc w:val="both"/>
              <w:rPr>
                <w:rFonts w:ascii="Bookman Old Style" w:eastAsia="Gentium Basic" w:hAnsi="Bookman Old Style" w:cs="Gentium Basic"/>
                <w:b/>
                <w:bCs/>
                <w:i/>
                <w:highlight w:val="yellow"/>
              </w:rPr>
            </w:pPr>
            <w:r w:rsidRPr="00895830">
              <w:rPr>
                <w:rFonts w:ascii="Bookman Old Style" w:eastAsia="Gentium Basic" w:hAnsi="Bookman Old Style" w:cs="Gentium Basic"/>
                <w:b/>
                <w:bCs/>
                <w:i/>
                <w:highlight w:val="yellow"/>
              </w:rPr>
              <w:t>Memberikan tanggapan untuk lingkup pekerjaan sesuai KAK tetapi tidak lengkap.</w:t>
            </w:r>
          </w:p>
          <w:p w14:paraId="77DB0105" w14:textId="77777777" w:rsidR="00651EB3" w:rsidRPr="00895830" w:rsidRDefault="00651EB3" w:rsidP="00651EB3">
            <w:pPr>
              <w:jc w:val="both"/>
              <w:rPr>
                <w:rFonts w:ascii="Bookman Old Style" w:eastAsia="Gentium Basic" w:hAnsi="Bookman Old Style" w:cs="Gentium Basic"/>
                <w:i/>
                <w:highlight w:val="yellow"/>
              </w:rPr>
            </w:pPr>
          </w:p>
          <w:p w14:paraId="0C0C3ED0" w14:textId="2379666D" w:rsidR="00651EB3" w:rsidRPr="00895830" w:rsidRDefault="00651EB3" w:rsidP="008C5ED7">
            <w:pPr>
              <w:numPr>
                <w:ilvl w:val="0"/>
                <w:numId w:val="24"/>
              </w:numPr>
              <w:ind w:left="315"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Apabila peserta tidak memberikan tanggapan atas jasa layanan yang tercantum dalam KAK, maka diberikan nilai </w:t>
            </w:r>
            <w:r w:rsidRPr="00895830">
              <w:rPr>
                <w:rFonts w:ascii="Bookman Old Style" w:eastAsia="Gentium Basic" w:hAnsi="Bookman Old Style" w:cs="Gentium Basic"/>
                <w:b/>
                <w:bCs/>
                <w:highlight w:val="yellow"/>
              </w:rPr>
              <w:t>0 (nol)</w:t>
            </w:r>
            <w:r w:rsidRPr="00895830">
              <w:rPr>
                <w:rFonts w:ascii="Bookman Old Style" w:eastAsia="Gentium Basic" w:hAnsi="Bookman Old Style" w:cs="Gentium Basic"/>
                <w:highlight w:val="yellow"/>
              </w:rPr>
              <w:t>.</w:t>
            </w:r>
          </w:p>
        </w:tc>
        <w:tc>
          <w:tcPr>
            <w:tcW w:w="1440" w:type="dxa"/>
            <w:vAlign w:val="center"/>
          </w:tcPr>
          <w:p w14:paraId="4CD2797E" w14:textId="15AE49B8"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418BBF00" w14:textId="5A4EC519"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92B2FE1" w14:textId="1AEC4533"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47D87747" w14:textId="77777777" w:rsidTr="00356DC1">
        <w:tc>
          <w:tcPr>
            <w:tcW w:w="628" w:type="dxa"/>
            <w:vMerge/>
          </w:tcPr>
          <w:p w14:paraId="2A33EF8A"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25794B50" w14:textId="6D6445B8" w:rsidR="00651EB3" w:rsidRPr="00895830" w:rsidRDefault="00651EB3" w:rsidP="008C5ED7">
            <w:pPr>
              <w:pStyle w:val="ListParagraph"/>
              <w:numPr>
                <w:ilvl w:val="1"/>
                <w:numId w:val="10"/>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Kualitas metodologi yang menggambarkan: </w:t>
            </w:r>
          </w:p>
        </w:tc>
        <w:tc>
          <w:tcPr>
            <w:tcW w:w="1111" w:type="dxa"/>
            <w:vAlign w:val="center"/>
          </w:tcPr>
          <w:p w14:paraId="394B0F29" w14:textId="5928DA0C" w:rsidR="00651EB3" w:rsidRPr="00895830" w:rsidRDefault="00651EB3" w:rsidP="00651EB3">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10%</w:t>
            </w:r>
          </w:p>
        </w:tc>
        <w:tc>
          <w:tcPr>
            <w:tcW w:w="1049" w:type="dxa"/>
            <w:vAlign w:val="center"/>
          </w:tcPr>
          <w:p w14:paraId="0F915C3B" w14:textId="5F8CDA75" w:rsidR="00651EB3" w:rsidRPr="00895830" w:rsidRDefault="00651EB3" w:rsidP="00651EB3">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568C1016" w14:textId="35A23C18" w:rsidR="00651EB3" w:rsidRPr="00895830" w:rsidRDefault="00651EB3" w:rsidP="00651EB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5651EEDD" w14:textId="64A8A4F0" w:rsidR="00651EB3" w:rsidRPr="00895830" w:rsidRDefault="00651EB3" w:rsidP="00651EB3">
            <w:pPr>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Subunsur Kualitas Metodologi dihitung dengan cara nilai rata-rata komponen sub unsur dikali bobot subunsur.</w:t>
            </w:r>
          </w:p>
        </w:tc>
        <w:tc>
          <w:tcPr>
            <w:tcW w:w="1440" w:type="dxa"/>
            <w:vAlign w:val="center"/>
          </w:tcPr>
          <w:p w14:paraId="20456A15" w14:textId="75276554"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2035A48" w14:textId="03674360"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5AB4DE6" w14:textId="2B907718"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6CC4AA78" w14:textId="77777777" w:rsidTr="00356DC1">
        <w:tc>
          <w:tcPr>
            <w:tcW w:w="628" w:type="dxa"/>
            <w:vMerge/>
          </w:tcPr>
          <w:p w14:paraId="7DE428EA"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350290D2" w14:textId="19BF90D9" w:rsidR="00651EB3" w:rsidRPr="00895830" w:rsidRDefault="00651EB3" w:rsidP="008C5ED7">
            <w:pPr>
              <w:pStyle w:val="ListParagraph"/>
              <w:numPr>
                <w:ilvl w:val="0"/>
                <w:numId w:val="11"/>
              </w:numPr>
              <w:spacing w:before="2" w:line="276" w:lineRule="auto"/>
              <w:ind w:right="28"/>
              <w:jc w:val="both"/>
              <w:rPr>
                <w:rFonts w:ascii="Bookman Old Style" w:hAnsi="Bookman Old Style" w:cs="Arial"/>
                <w:b/>
                <w:highlight w:val="yellow"/>
              </w:rPr>
            </w:pPr>
            <w:r w:rsidRPr="00895830">
              <w:rPr>
                <w:rFonts w:ascii="Bookman Old Style" w:eastAsia="Basic" w:hAnsi="Bookman Old Style" w:cs="Basic"/>
                <w:highlight w:val="yellow"/>
              </w:rPr>
              <w:t>Ketepatan analisa yang disampaikan dan langkah pemecahan yang diusulkan</w:t>
            </w:r>
          </w:p>
        </w:tc>
        <w:tc>
          <w:tcPr>
            <w:tcW w:w="1111" w:type="dxa"/>
            <w:vAlign w:val="center"/>
          </w:tcPr>
          <w:p w14:paraId="3E7A8CD9" w14:textId="65249EDC"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7E7A4263" w14:textId="48EF4972" w:rsidR="00651EB3" w:rsidRPr="00895830" w:rsidRDefault="00651EB3" w:rsidP="00651EB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3351BCD6" w14:textId="6E9015F2" w:rsidR="00651EB3" w:rsidRPr="00895830" w:rsidRDefault="00651EB3" w:rsidP="00651EB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2D893F66" w14:textId="77777777" w:rsidR="00651EB3" w:rsidRPr="00895830" w:rsidRDefault="00651EB3" w:rsidP="008C5ED7">
            <w:pPr>
              <w:numPr>
                <w:ilvl w:val="5"/>
                <w:numId w:val="26"/>
              </w:numPr>
              <w:ind w:left="276" w:hanging="27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diberi nilai 100 (seratus): Apabila peserta Menjelaskan secara lengkap tahapan pelaksanaan supervisi dalam KAK disertai dengan penjelasan detail setiap tahapannya. Tahapan tersebut antara lain </w:t>
            </w:r>
          </w:p>
          <w:p w14:paraId="0551E873" w14:textId="77777777" w:rsidR="00651EB3" w:rsidRPr="00895830" w:rsidRDefault="00651EB3" w:rsidP="00651EB3">
            <w:pPr>
              <w:ind w:left="546" w:hanging="228"/>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a. Tahap Persiapan ;</w:t>
            </w:r>
          </w:p>
          <w:p w14:paraId="324F46B1" w14:textId="77777777" w:rsidR="00651EB3" w:rsidRPr="00895830" w:rsidRDefault="00651EB3" w:rsidP="00651EB3">
            <w:pPr>
              <w:ind w:left="546" w:hanging="228"/>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b. Tahap Pelaksanaan Pekerjaan;</w:t>
            </w:r>
          </w:p>
          <w:p w14:paraId="2657AFA5" w14:textId="77777777" w:rsidR="00651EB3" w:rsidRPr="00895830" w:rsidRDefault="00651EB3" w:rsidP="00651EB3">
            <w:pPr>
              <w:ind w:left="546" w:hanging="228"/>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c. Tahap Pelaporan dan Dokumentasi.</w:t>
            </w:r>
          </w:p>
          <w:p w14:paraId="0CFA2164" w14:textId="77777777" w:rsidR="00651EB3" w:rsidRPr="00895830" w:rsidRDefault="00651EB3" w:rsidP="00651EB3">
            <w:pPr>
              <w:jc w:val="both"/>
              <w:rPr>
                <w:rFonts w:ascii="Bookman Old Style" w:eastAsia="Gentium Basic" w:hAnsi="Bookman Old Style" w:cs="Gentium Basic"/>
                <w:highlight w:val="yellow"/>
              </w:rPr>
            </w:pPr>
          </w:p>
          <w:p w14:paraId="72DFA1A3" w14:textId="77777777" w:rsidR="00651EB3" w:rsidRPr="00895830" w:rsidRDefault="00651EB3" w:rsidP="008C5ED7">
            <w:pPr>
              <w:numPr>
                <w:ilvl w:val="5"/>
                <w:numId w:val="26"/>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tidak menjelaskan secara lengkap tahapan pelaksanaan supervisi dalam KAK disertai dengan penjelasan detail setiap tahapannya.</w:t>
            </w:r>
          </w:p>
          <w:p w14:paraId="0848DFC8" w14:textId="77777777" w:rsidR="00651EB3" w:rsidRPr="00895830" w:rsidRDefault="00651EB3" w:rsidP="00651EB3">
            <w:pPr>
              <w:ind w:left="276"/>
              <w:contextualSpacing/>
              <w:jc w:val="both"/>
              <w:rPr>
                <w:rFonts w:ascii="Bookman Old Style" w:eastAsia="Gentium Basic" w:hAnsi="Bookman Old Style" w:cs="Gentium Basic"/>
                <w:highlight w:val="yellow"/>
              </w:rPr>
            </w:pPr>
          </w:p>
          <w:p w14:paraId="6EBDAEFB" w14:textId="77777777" w:rsidR="00651EB3" w:rsidRPr="00895830" w:rsidRDefault="00651EB3" w:rsidP="008C5ED7">
            <w:pPr>
              <w:numPr>
                <w:ilvl w:val="5"/>
                <w:numId w:val="26"/>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p w14:paraId="61C634BB" w14:textId="31E15BBD" w:rsidR="00651EB3" w:rsidRPr="00895830" w:rsidRDefault="00651EB3" w:rsidP="00651EB3">
            <w:pPr>
              <w:rPr>
                <w:rFonts w:ascii="Bookman Old Style" w:eastAsia="Basic" w:hAnsi="Bookman Old Style" w:cs="Basic"/>
                <w:highlight w:val="yellow"/>
              </w:rPr>
            </w:pPr>
          </w:p>
        </w:tc>
        <w:tc>
          <w:tcPr>
            <w:tcW w:w="1440" w:type="dxa"/>
            <w:vAlign w:val="center"/>
          </w:tcPr>
          <w:p w14:paraId="0BE1E5B8" w14:textId="6035968E"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4367A04" w14:textId="02DDA054"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68F3D1CE" w14:textId="0B5C68B9"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1E5C8AD9" w14:textId="77777777" w:rsidTr="00356DC1">
        <w:tc>
          <w:tcPr>
            <w:tcW w:w="628" w:type="dxa"/>
            <w:vMerge/>
          </w:tcPr>
          <w:p w14:paraId="5D31D386"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5B8CAB19" w14:textId="4F05A44C" w:rsidR="00651EB3" w:rsidRPr="00895830" w:rsidRDefault="00651EB3"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konsistensi antara metodologi dengan  rencana kerja</w:t>
            </w:r>
          </w:p>
        </w:tc>
        <w:tc>
          <w:tcPr>
            <w:tcW w:w="1111" w:type="dxa"/>
            <w:vAlign w:val="center"/>
          </w:tcPr>
          <w:p w14:paraId="3E8CBBBE" w14:textId="4838EA2D"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380B43D0" w14:textId="4A7C9A43" w:rsidR="00651EB3" w:rsidRPr="00895830" w:rsidRDefault="00651EB3" w:rsidP="00651EB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23354999" w14:textId="78F51E15" w:rsidR="00651EB3" w:rsidRPr="00895830" w:rsidRDefault="00651EB3" w:rsidP="00651EB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239C05B2" w14:textId="77777777" w:rsidR="00651EB3" w:rsidRPr="00895830" w:rsidRDefault="00651EB3" w:rsidP="008C5ED7">
            <w:pPr>
              <w:numPr>
                <w:ilvl w:val="5"/>
                <w:numId w:val="27"/>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Menjelaskan metodologi dan rencana kerja secara urut, tepat dan konsisten yang dituangkan dalam bentuk narasi disertai skema dan diagram alur pelaksanaan lingkup pekerjaan.</w:t>
            </w:r>
          </w:p>
          <w:p w14:paraId="33934080" w14:textId="77777777" w:rsidR="00651EB3" w:rsidRPr="00895830" w:rsidRDefault="00651EB3" w:rsidP="00651EB3">
            <w:pPr>
              <w:ind w:left="276"/>
              <w:contextualSpacing/>
              <w:jc w:val="both"/>
              <w:rPr>
                <w:rFonts w:ascii="Bookman Old Style" w:eastAsia="Gentium Basic" w:hAnsi="Bookman Old Style" w:cs="Gentium Basic"/>
                <w:highlight w:val="yellow"/>
              </w:rPr>
            </w:pPr>
          </w:p>
          <w:p w14:paraId="331E493D" w14:textId="77777777" w:rsidR="00651EB3" w:rsidRPr="00895830" w:rsidRDefault="00651EB3" w:rsidP="008C5ED7">
            <w:pPr>
              <w:numPr>
                <w:ilvl w:val="5"/>
                <w:numId w:val="27"/>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metodologi dan rencana Kerja secara urut, tepat dan konsisten yang dituangkan dalam bentuk narasi tidak disertai skema dan diagram alur pelaksanaan lingkup pekerjaan</w:t>
            </w:r>
          </w:p>
          <w:p w14:paraId="2BEC81BA" w14:textId="77777777" w:rsidR="00651EB3" w:rsidRPr="00895830" w:rsidRDefault="00651EB3" w:rsidP="00651EB3">
            <w:pPr>
              <w:ind w:left="276"/>
              <w:contextualSpacing/>
              <w:jc w:val="both"/>
              <w:rPr>
                <w:rFonts w:ascii="Bookman Old Style" w:eastAsia="Gentium Basic" w:hAnsi="Bookman Old Style" w:cs="Gentium Basic"/>
                <w:highlight w:val="yellow"/>
              </w:rPr>
            </w:pPr>
          </w:p>
          <w:p w14:paraId="4E552D8D" w14:textId="4EBF71FD" w:rsidR="00651EB3" w:rsidRPr="00895830" w:rsidRDefault="00651EB3" w:rsidP="008C5ED7">
            <w:pPr>
              <w:numPr>
                <w:ilvl w:val="5"/>
                <w:numId w:val="27"/>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34C15231" w14:textId="732A2925"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77ADEB7" w14:textId="33795A28"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FBF062C" w14:textId="51848679"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4025060E" w14:textId="77777777" w:rsidTr="00356DC1">
        <w:tc>
          <w:tcPr>
            <w:tcW w:w="628" w:type="dxa"/>
            <w:vMerge/>
          </w:tcPr>
          <w:p w14:paraId="432C2DFC"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10ECF378" w14:textId="2F5A991D"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apresiasi terhadap inovasi</w:t>
            </w:r>
          </w:p>
        </w:tc>
        <w:tc>
          <w:tcPr>
            <w:tcW w:w="1111" w:type="dxa"/>
            <w:vAlign w:val="center"/>
          </w:tcPr>
          <w:p w14:paraId="6D4501AE" w14:textId="37957674"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0B5E6E2B" w14:textId="7BEE0EBD"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40B52822" w14:textId="4E8C5712"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2AB565CD" w14:textId="77777777" w:rsidR="002803DA" w:rsidRPr="00895830" w:rsidRDefault="002803DA" w:rsidP="008C5ED7">
            <w:pPr>
              <w:numPr>
                <w:ilvl w:val="5"/>
                <w:numId w:val="28"/>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menyampaikan lebih dari 1 (satu) inovasi baru  yang dapat diterapkan pada pelaksanaan kegiatan.</w:t>
            </w:r>
          </w:p>
          <w:p w14:paraId="0C0F34A1"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3E62BF15" w14:textId="77777777" w:rsidR="002803DA" w:rsidRPr="00895830" w:rsidRDefault="002803DA" w:rsidP="008C5ED7">
            <w:pPr>
              <w:numPr>
                <w:ilvl w:val="5"/>
                <w:numId w:val="28"/>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menyampaikan 1 (satu) inovasi baru yang dapat diterapkan pada pelaksanaan kegiatan.</w:t>
            </w:r>
          </w:p>
          <w:p w14:paraId="6D49641D"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00D18941" w14:textId="6BDCAF94" w:rsidR="002803DA" w:rsidRPr="00895830" w:rsidRDefault="002803DA" w:rsidP="008C5ED7">
            <w:pPr>
              <w:numPr>
                <w:ilvl w:val="5"/>
                <w:numId w:val="28"/>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menyampaikan.</w:t>
            </w:r>
          </w:p>
        </w:tc>
        <w:tc>
          <w:tcPr>
            <w:tcW w:w="1440" w:type="dxa"/>
            <w:vAlign w:val="center"/>
          </w:tcPr>
          <w:p w14:paraId="018B417B" w14:textId="6427B6E8"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565BCE5F" w14:textId="62A0D226"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B08EAD1" w14:textId="4EAADCE9"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295B25E5" w14:textId="77777777" w:rsidTr="00356DC1">
        <w:tc>
          <w:tcPr>
            <w:tcW w:w="628" w:type="dxa"/>
            <w:vMerge/>
          </w:tcPr>
          <w:p w14:paraId="1668B6D8"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4A3B4C6B" w14:textId="4B45F43A"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dukungan data yang tersedia terhadap KAK</w:t>
            </w:r>
          </w:p>
        </w:tc>
        <w:tc>
          <w:tcPr>
            <w:tcW w:w="1111" w:type="dxa"/>
            <w:vAlign w:val="center"/>
          </w:tcPr>
          <w:p w14:paraId="5FEF7771" w14:textId="18F8365A"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00C60A56" w14:textId="0549D72B"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48874861" w14:textId="7A84AA75"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7B142C39" w14:textId="77777777" w:rsidR="002803DA" w:rsidRPr="00895830" w:rsidRDefault="002803DA" w:rsidP="008C5ED7">
            <w:pPr>
              <w:numPr>
                <w:ilvl w:val="5"/>
                <w:numId w:val="29"/>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Memberikan data dasar lebih dari yang tercantum pada KAK.</w:t>
            </w:r>
          </w:p>
          <w:p w14:paraId="4FF184A9"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7F7B2E44" w14:textId="77777777" w:rsidR="002803DA" w:rsidRPr="00895830" w:rsidRDefault="002803DA" w:rsidP="008C5ED7">
            <w:pPr>
              <w:numPr>
                <w:ilvl w:val="5"/>
                <w:numId w:val="29"/>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Memberikan data dasar sama dengan yang tercantum pada KAK.</w:t>
            </w:r>
          </w:p>
          <w:p w14:paraId="33AAF5F8"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08F0817E" w14:textId="3043E9CC" w:rsidR="002803DA" w:rsidRPr="00895830" w:rsidRDefault="002803DA" w:rsidP="008C5ED7">
            <w:pPr>
              <w:numPr>
                <w:ilvl w:val="5"/>
                <w:numId w:val="29"/>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memberikan data dasar</w:t>
            </w:r>
          </w:p>
        </w:tc>
        <w:tc>
          <w:tcPr>
            <w:tcW w:w="1440" w:type="dxa"/>
            <w:vAlign w:val="center"/>
          </w:tcPr>
          <w:p w14:paraId="0DA46BF5" w14:textId="0BE9C012"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7CE5DC8" w14:textId="217A3BD2"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2F0C24F" w14:textId="6955B37D"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1FD96122" w14:textId="77777777" w:rsidTr="00356DC1">
        <w:tc>
          <w:tcPr>
            <w:tcW w:w="628" w:type="dxa"/>
            <w:vMerge/>
          </w:tcPr>
          <w:p w14:paraId="45E92D0F"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1D7265A1" w14:textId="7CD03022"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uraian tugas</w:t>
            </w:r>
          </w:p>
        </w:tc>
        <w:tc>
          <w:tcPr>
            <w:tcW w:w="1111" w:type="dxa"/>
            <w:vAlign w:val="center"/>
          </w:tcPr>
          <w:p w14:paraId="48B18869" w14:textId="59D38C4D"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5DCB0374" w14:textId="23BA3ADE"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505054C7" w14:textId="5866CAF3"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74BAC679" w14:textId="77777777" w:rsidR="002803DA" w:rsidRPr="00895830" w:rsidRDefault="002803DA" w:rsidP="008C5ED7">
            <w:pPr>
              <w:numPr>
                <w:ilvl w:val="5"/>
                <w:numId w:val="30"/>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Menguraikan tugas seluruh tenaga ahli secara lengkap berdasarkan KAK.</w:t>
            </w:r>
          </w:p>
          <w:p w14:paraId="3C5D0EBC"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590B2906" w14:textId="77777777" w:rsidR="002803DA" w:rsidRPr="00895830" w:rsidRDefault="002803DA" w:rsidP="008C5ED7">
            <w:pPr>
              <w:numPr>
                <w:ilvl w:val="5"/>
                <w:numId w:val="30"/>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Menguraikan tugas tenaga ahli tidak lengkap sesuai berdasarkan KAK.</w:t>
            </w:r>
          </w:p>
          <w:p w14:paraId="1C31A625"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34D135C1" w14:textId="3A80C188" w:rsidR="002803DA" w:rsidRPr="00895830" w:rsidRDefault="002803DA" w:rsidP="008C5ED7">
            <w:pPr>
              <w:numPr>
                <w:ilvl w:val="5"/>
                <w:numId w:val="30"/>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menguraikan tugas tenaga ahli</w:t>
            </w:r>
          </w:p>
        </w:tc>
        <w:tc>
          <w:tcPr>
            <w:tcW w:w="1440" w:type="dxa"/>
            <w:vAlign w:val="center"/>
          </w:tcPr>
          <w:p w14:paraId="5907F053" w14:textId="760BE1FF"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09B775F" w14:textId="40E9D9FD"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073F3B7A" w14:textId="665C9D8B"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6976869B" w14:textId="77777777" w:rsidTr="00356DC1">
        <w:tc>
          <w:tcPr>
            <w:tcW w:w="628" w:type="dxa"/>
            <w:vMerge/>
          </w:tcPr>
          <w:p w14:paraId="47D0F326"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360CD112" w14:textId="3A7128C5"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program kerja, jadwal pekerjaan, dan jadwal penugasan</w:t>
            </w:r>
          </w:p>
        </w:tc>
        <w:tc>
          <w:tcPr>
            <w:tcW w:w="1111" w:type="dxa"/>
            <w:vAlign w:val="center"/>
          </w:tcPr>
          <w:p w14:paraId="24BD7855" w14:textId="2235EA68"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13BE11B9" w14:textId="096E4D49"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7DBAAC90" w14:textId="4A3117B1"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17032460" w14:textId="77777777" w:rsidR="002803DA" w:rsidRPr="00895830" w:rsidRDefault="002803DA" w:rsidP="008C5ED7">
            <w:pPr>
              <w:numPr>
                <w:ilvl w:val="5"/>
                <w:numId w:val="31"/>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menguraikan dan menjelaskan program kerja yang sesuai dengan jadwal pekerjaan dan penugasan..</w:t>
            </w:r>
          </w:p>
          <w:p w14:paraId="6E972481"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37605A75" w14:textId="77777777" w:rsidR="002803DA" w:rsidRPr="00895830" w:rsidRDefault="002803DA" w:rsidP="008C5ED7">
            <w:pPr>
              <w:numPr>
                <w:ilvl w:val="5"/>
                <w:numId w:val="31"/>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menguraikan dan menjelaskan program kerja tidak sesuai dengan jadwal pekerjaan dan penugasan..</w:t>
            </w:r>
          </w:p>
          <w:p w14:paraId="067AFC12"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7D7AFFA7" w14:textId="22DAB18E" w:rsidR="002803DA" w:rsidRPr="00895830" w:rsidRDefault="002803DA" w:rsidP="008C5ED7">
            <w:pPr>
              <w:numPr>
                <w:ilvl w:val="5"/>
                <w:numId w:val="31"/>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menguraikan.</w:t>
            </w:r>
          </w:p>
        </w:tc>
        <w:tc>
          <w:tcPr>
            <w:tcW w:w="1440" w:type="dxa"/>
            <w:vAlign w:val="center"/>
          </w:tcPr>
          <w:p w14:paraId="72AEA6DF" w14:textId="0A14C726"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3144A6EF" w14:textId="5A28B4A0"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1C4E449" w14:textId="66A64453"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4ED92195" w14:textId="77777777" w:rsidTr="00356DC1">
        <w:tc>
          <w:tcPr>
            <w:tcW w:w="628" w:type="dxa"/>
            <w:vMerge/>
          </w:tcPr>
          <w:p w14:paraId="13D51B40"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71830FD5" w14:textId="67979128"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organisasi</w:t>
            </w:r>
          </w:p>
        </w:tc>
        <w:tc>
          <w:tcPr>
            <w:tcW w:w="1111" w:type="dxa"/>
            <w:vAlign w:val="center"/>
          </w:tcPr>
          <w:p w14:paraId="4C035750" w14:textId="3CA888BE"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3739787F" w14:textId="2892B95E"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32D07136" w14:textId="661B8E5B"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3DE1820A" w14:textId="77777777" w:rsidR="002803DA" w:rsidRPr="00895830" w:rsidRDefault="002803DA" w:rsidP="008C5ED7">
            <w:pPr>
              <w:numPr>
                <w:ilvl w:val="5"/>
                <w:numId w:val="32"/>
              </w:numPr>
              <w:ind w:left="276" w:hanging="27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diberi nilai 100 (seratus): Apabila peserta Menyampaikan : </w:t>
            </w:r>
          </w:p>
          <w:p w14:paraId="0F468EE8" w14:textId="77777777" w:rsidR="002803DA" w:rsidRPr="00895830" w:rsidRDefault="002803DA" w:rsidP="002803DA">
            <w:pPr>
              <w:tabs>
                <w:tab w:val="left" w:pos="460"/>
              </w:tabs>
              <w:ind w:left="460" w:hanging="284"/>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 xml:space="preserve">1. Bagan/struktur organisasi </w:t>
            </w:r>
          </w:p>
          <w:p w14:paraId="20E50285" w14:textId="77777777" w:rsidR="002803DA" w:rsidRPr="00895830" w:rsidRDefault="002803DA" w:rsidP="002803DA">
            <w:pPr>
              <w:tabs>
                <w:tab w:val="left" w:pos="460"/>
              </w:tabs>
              <w:ind w:left="460" w:hanging="284"/>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2. Uraian tugas dan tanggung jawab</w:t>
            </w:r>
          </w:p>
          <w:p w14:paraId="0C9E708D" w14:textId="77777777" w:rsidR="002803DA" w:rsidRPr="00895830" w:rsidRDefault="002803DA" w:rsidP="002803DA">
            <w:pPr>
              <w:tabs>
                <w:tab w:val="left" w:pos="460"/>
              </w:tabs>
              <w:ind w:left="460" w:hanging="284"/>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3. Foto personil.</w:t>
            </w:r>
          </w:p>
          <w:p w14:paraId="35508898"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6D9511F9" w14:textId="77777777" w:rsidR="002803DA" w:rsidRPr="00895830" w:rsidRDefault="002803DA" w:rsidP="008C5ED7">
            <w:pPr>
              <w:numPr>
                <w:ilvl w:val="5"/>
                <w:numId w:val="32"/>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menyampaikan kurang dari 3 hal yang diminta.</w:t>
            </w:r>
          </w:p>
          <w:p w14:paraId="0ADF66BC"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0193ECA1" w14:textId="03038625" w:rsidR="002803DA" w:rsidRPr="00895830" w:rsidRDefault="002803DA" w:rsidP="008C5ED7">
            <w:pPr>
              <w:numPr>
                <w:ilvl w:val="5"/>
                <w:numId w:val="32"/>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22E97EF5" w14:textId="13981B11"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2B845C2" w14:textId="4D5318C4"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2591721" w14:textId="07E9FCE2"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4A84C0E8" w14:textId="77777777" w:rsidTr="00356DC1">
        <w:tc>
          <w:tcPr>
            <w:tcW w:w="628" w:type="dxa"/>
            <w:vMerge/>
          </w:tcPr>
          <w:p w14:paraId="0074CA49"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1B811595" w14:textId="1FDE048C"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fasilitas penunjang</w:t>
            </w:r>
          </w:p>
        </w:tc>
        <w:tc>
          <w:tcPr>
            <w:tcW w:w="1111" w:type="dxa"/>
            <w:vAlign w:val="center"/>
          </w:tcPr>
          <w:p w14:paraId="4225BE69" w14:textId="23612795"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3D0699D9" w14:textId="613845DC"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4148F7F1" w14:textId="3E4487D3"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36B5B68B" w14:textId="77777777" w:rsidR="002803DA" w:rsidRPr="00895830" w:rsidRDefault="002803DA" w:rsidP="008C5ED7">
            <w:pPr>
              <w:numPr>
                <w:ilvl w:val="5"/>
                <w:numId w:val="33"/>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Menyampaikan daftar fasilitas penunjang secara lengkap dan sesuai jumlah kebutuhan pada KAK.</w:t>
            </w:r>
          </w:p>
          <w:p w14:paraId="7428CA4F"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5BE63468" w14:textId="77777777" w:rsidR="002803DA" w:rsidRPr="00895830" w:rsidRDefault="002803DA" w:rsidP="008C5ED7">
            <w:pPr>
              <w:numPr>
                <w:ilvl w:val="5"/>
                <w:numId w:val="33"/>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apabila menyampaikan daftar fasilitas penunjang secara tidak lengkap dan/atau sesuai jumlah kebutuhan pada KAK.</w:t>
            </w:r>
          </w:p>
          <w:p w14:paraId="29754F6D"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275CB7C9" w14:textId="50B11D44" w:rsidR="002803DA" w:rsidRPr="00895830" w:rsidRDefault="002803DA" w:rsidP="008C5ED7">
            <w:pPr>
              <w:numPr>
                <w:ilvl w:val="5"/>
                <w:numId w:val="33"/>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2B036EB1" w14:textId="3697303C"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3DBA3985" w14:textId="6122483C"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C3D6627" w14:textId="7B3A08D9"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5840CE7B" w14:textId="77777777" w:rsidTr="009112E5">
        <w:tc>
          <w:tcPr>
            <w:tcW w:w="628" w:type="dxa"/>
            <w:vMerge/>
          </w:tcPr>
          <w:p w14:paraId="1618CDE8"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509FF5ED" w14:textId="1C6B9E81" w:rsidR="002803DA" w:rsidRPr="00895830" w:rsidRDefault="002803DA" w:rsidP="008C5ED7">
            <w:pPr>
              <w:pStyle w:val="ListParagraph"/>
              <w:numPr>
                <w:ilvl w:val="1"/>
                <w:numId w:val="10"/>
              </w:numPr>
              <w:spacing w:before="2" w:line="276" w:lineRule="auto"/>
              <w:ind w:right="28"/>
              <w:jc w:val="both"/>
              <w:rPr>
                <w:rFonts w:ascii="Bookman Old Style" w:hAnsi="Bookman Old Style" w:cs="Arial"/>
                <w:b/>
                <w:highlight w:val="yellow"/>
              </w:rPr>
            </w:pPr>
            <w:r w:rsidRPr="00895830">
              <w:rPr>
                <w:rFonts w:ascii="Bookman Old Style" w:eastAsia="Basic" w:hAnsi="Bookman Old Style" w:cs="Basic"/>
                <w:highlight w:val="yellow"/>
              </w:rPr>
              <w:t>hasil kerja [deliverable], terdiri atas:</w:t>
            </w:r>
          </w:p>
        </w:tc>
        <w:tc>
          <w:tcPr>
            <w:tcW w:w="1111" w:type="dxa"/>
          </w:tcPr>
          <w:p w14:paraId="0C3E49FA" w14:textId="77777777" w:rsidR="002803DA" w:rsidRPr="00895830" w:rsidRDefault="002803DA" w:rsidP="002803DA">
            <w:pPr>
              <w:jc w:val="center"/>
              <w:rPr>
                <w:rFonts w:ascii="Bookman Old Style" w:eastAsia="Gentium Basic" w:hAnsi="Bookman Old Style" w:cs="Gentium Basic"/>
                <w:i/>
                <w:highlight w:val="yellow"/>
              </w:rPr>
            </w:pPr>
            <w:r w:rsidRPr="00895830">
              <w:rPr>
                <w:rFonts w:ascii="Bookman Old Style" w:eastAsia="Gentium Basic" w:hAnsi="Bookman Old Style" w:cs="Gentium Basic"/>
                <w:b/>
                <w:bCs/>
                <w:i/>
                <w:highlight w:val="yellow"/>
                <w:lang w:val="en-US"/>
              </w:rPr>
              <w:t>4%</w:t>
            </w:r>
          </w:p>
          <w:p w14:paraId="23AA6B3A" w14:textId="4CA8A4A8" w:rsidR="002803DA" w:rsidRPr="00895830" w:rsidRDefault="002803DA" w:rsidP="002803DA">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Gentium Basic" w:hAnsi="Bookman Old Style" w:cs="Gentium Basic"/>
                <w:i/>
                <w:highlight w:val="yellow"/>
              </w:rPr>
              <w:t xml:space="preserve"> </w:t>
            </w:r>
          </w:p>
        </w:tc>
        <w:tc>
          <w:tcPr>
            <w:tcW w:w="1049" w:type="dxa"/>
          </w:tcPr>
          <w:p w14:paraId="5BE059A6" w14:textId="2A568F13" w:rsidR="002803DA" w:rsidRPr="00895830" w:rsidRDefault="002803DA" w:rsidP="002803DA">
            <w:pPr>
              <w:jc w:val="center"/>
              <w:rPr>
                <w:rFonts w:ascii="Bookman Old Style" w:hAnsi="Bookman Old Style" w:cs="Arial"/>
                <w:highlight w:val="yellow"/>
              </w:rPr>
            </w:pPr>
            <w:r w:rsidRPr="00895830">
              <w:rPr>
                <w:rFonts w:ascii="Bookman Old Style" w:eastAsia="Gentium Basic" w:hAnsi="Bookman Old Style" w:cs="Gentium Basic"/>
                <w:highlight w:val="yellow"/>
              </w:rPr>
              <w:t>-</w:t>
            </w:r>
          </w:p>
        </w:tc>
        <w:tc>
          <w:tcPr>
            <w:tcW w:w="1441" w:type="dxa"/>
          </w:tcPr>
          <w:p w14:paraId="48DC1D61" w14:textId="77777777" w:rsidR="002803DA" w:rsidRPr="00895830" w:rsidRDefault="002803DA" w:rsidP="002803DA">
            <w:pPr>
              <w:jc w:val="center"/>
              <w:rPr>
                <w:rFonts w:ascii="Bookman Old Style" w:hAnsi="Bookman Old Style" w:cs="Arial"/>
                <w:highlight w:val="yellow"/>
              </w:rPr>
            </w:pPr>
          </w:p>
        </w:tc>
        <w:tc>
          <w:tcPr>
            <w:tcW w:w="3737" w:type="dxa"/>
            <w:vAlign w:val="center"/>
          </w:tcPr>
          <w:p w14:paraId="3F5FF78B" w14:textId="27E499B4" w:rsidR="002803DA" w:rsidRPr="00895830" w:rsidRDefault="002803DA" w:rsidP="002803DA">
            <w:pPr>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Subunsur hasil kerja (</w:t>
            </w:r>
            <w:r w:rsidRPr="00895830">
              <w:rPr>
                <w:rFonts w:ascii="Bookman Old Style" w:eastAsia="Gentium Basic" w:hAnsi="Bookman Old Style" w:cs="Gentium Basic"/>
                <w:i/>
                <w:highlight w:val="yellow"/>
              </w:rPr>
              <w:t>deliverable</w:t>
            </w:r>
            <w:r w:rsidRPr="00895830">
              <w:rPr>
                <w:rFonts w:ascii="Bookman Old Style" w:eastAsia="Gentium Basic" w:hAnsi="Bookman Old Style" w:cs="Gentium Basic"/>
                <w:highlight w:val="yellow"/>
              </w:rPr>
              <w:t>) dihitung dengan cara nilai rata-rata komponen subunsur dikali bobot subunsur.</w:t>
            </w:r>
          </w:p>
        </w:tc>
        <w:tc>
          <w:tcPr>
            <w:tcW w:w="1440" w:type="dxa"/>
            <w:vAlign w:val="center"/>
          </w:tcPr>
          <w:p w14:paraId="5FA85926" w14:textId="5D03C327"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5870F5D9" w14:textId="7462A6FA"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00946705" w14:textId="07ACAFAC"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E5E23" w:rsidRPr="00895830" w14:paraId="47C8EBB5" w14:textId="77777777" w:rsidTr="00356DC1">
        <w:tc>
          <w:tcPr>
            <w:tcW w:w="628" w:type="dxa"/>
            <w:vMerge/>
          </w:tcPr>
          <w:p w14:paraId="73189605" w14:textId="77777777" w:rsidR="006E5E23" w:rsidRPr="00895830" w:rsidRDefault="006E5E23" w:rsidP="006E5E23">
            <w:pPr>
              <w:pStyle w:val="ListParagraph"/>
              <w:spacing w:before="2" w:line="276" w:lineRule="auto"/>
              <w:ind w:left="0" w:right="28"/>
              <w:jc w:val="both"/>
              <w:rPr>
                <w:rFonts w:ascii="Bookman Old Style" w:hAnsi="Bookman Old Style" w:cs="Arial"/>
                <w:b/>
                <w:bCs/>
                <w:highlight w:val="yellow"/>
              </w:rPr>
            </w:pPr>
          </w:p>
        </w:tc>
        <w:tc>
          <w:tcPr>
            <w:tcW w:w="2313" w:type="dxa"/>
          </w:tcPr>
          <w:p w14:paraId="1140375A" w14:textId="11FBCBF8" w:rsidR="006E5E23" w:rsidRPr="00895830" w:rsidRDefault="006E5E23" w:rsidP="008C5ED7">
            <w:pPr>
              <w:pStyle w:val="ListParagraph"/>
              <w:numPr>
                <w:ilvl w:val="0"/>
                <w:numId w:val="13"/>
              </w:numPr>
              <w:spacing w:before="2" w:line="276" w:lineRule="auto"/>
              <w:ind w:left="636" w:right="28" w:hanging="284"/>
              <w:jc w:val="both"/>
              <w:rPr>
                <w:rFonts w:ascii="Bookman Old Style" w:eastAsia="Basic" w:hAnsi="Bookman Old Style" w:cs="Basic"/>
                <w:highlight w:val="yellow"/>
              </w:rPr>
            </w:pPr>
            <w:r w:rsidRPr="00895830">
              <w:rPr>
                <w:rFonts w:ascii="Bookman Old Style" w:eastAsia="Basic" w:hAnsi="Bookman Old Style" w:cs="Basic"/>
                <w:highlight w:val="yellow"/>
              </w:rPr>
              <w:t>penyajian analisis dan gambar-gambar kerja</w:t>
            </w:r>
          </w:p>
        </w:tc>
        <w:tc>
          <w:tcPr>
            <w:tcW w:w="1111" w:type="dxa"/>
            <w:vAlign w:val="center"/>
          </w:tcPr>
          <w:p w14:paraId="67984325" w14:textId="03CCAD6F" w:rsidR="006E5E23" w:rsidRPr="00895830" w:rsidRDefault="006E5E23" w:rsidP="006E5E2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5754DF45" w14:textId="5E26219C" w:rsidR="006E5E23" w:rsidRPr="00895830" w:rsidRDefault="006E5E23" w:rsidP="006E5E2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6E064B6E" w14:textId="0F149AA1" w:rsidR="006E5E23" w:rsidRPr="00895830" w:rsidRDefault="006E5E23" w:rsidP="006E5E2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4ACB6984" w14:textId="77777777" w:rsidR="006E5E23" w:rsidRPr="00895830" w:rsidRDefault="006E5E23" w:rsidP="008C5ED7">
            <w:pPr>
              <w:numPr>
                <w:ilvl w:val="5"/>
                <w:numId w:val="34"/>
              </w:numPr>
              <w:ind w:left="276" w:hanging="36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menyampaikan penyajian analisis  dengan kriteria sebagai berikut:</w:t>
            </w:r>
          </w:p>
          <w:p w14:paraId="789BD147" w14:textId="77777777" w:rsidR="006E5E23" w:rsidRPr="00895830" w:rsidRDefault="006E5E23" w:rsidP="006E5E23">
            <w:pPr>
              <w:tabs>
                <w:tab w:val="left" w:pos="601"/>
              </w:tabs>
              <w:ind w:left="601" w:hanging="325"/>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 xml:space="preserve">a) </w:t>
            </w:r>
            <w:r w:rsidRPr="00895830">
              <w:rPr>
                <w:rFonts w:ascii="Bookman Old Style" w:eastAsia="Gentium Basic" w:hAnsi="Bookman Old Style" w:cs="Gentium Basic"/>
                <w:b/>
                <w:bCs/>
                <w:highlight w:val="yellow"/>
              </w:rPr>
              <w:tab/>
              <w:t>sumber data;</w:t>
            </w:r>
          </w:p>
          <w:p w14:paraId="0CB89951" w14:textId="77777777" w:rsidR="006E5E23" w:rsidRPr="00895830" w:rsidRDefault="006E5E23" w:rsidP="006E5E23">
            <w:pPr>
              <w:tabs>
                <w:tab w:val="left" w:pos="601"/>
              </w:tabs>
              <w:ind w:left="601" w:hanging="325"/>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 xml:space="preserve">b) </w:t>
            </w:r>
            <w:r w:rsidRPr="00895830">
              <w:rPr>
                <w:rFonts w:ascii="Bookman Old Style" w:eastAsia="Gentium Basic" w:hAnsi="Bookman Old Style" w:cs="Gentium Basic"/>
                <w:b/>
                <w:bCs/>
                <w:highlight w:val="yellow"/>
              </w:rPr>
              <w:tab/>
              <w:t>status waktu; dan</w:t>
            </w:r>
          </w:p>
          <w:p w14:paraId="20DE6A1B" w14:textId="77777777" w:rsidR="006E5E23" w:rsidRPr="00895830" w:rsidRDefault="006E5E23" w:rsidP="006E5E23">
            <w:pPr>
              <w:tabs>
                <w:tab w:val="left" w:pos="601"/>
              </w:tabs>
              <w:ind w:left="601" w:hanging="325"/>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c)</w:t>
            </w:r>
            <w:r w:rsidRPr="00895830">
              <w:rPr>
                <w:rFonts w:ascii="Bookman Old Style" w:eastAsia="Gentium Basic" w:hAnsi="Bookman Old Style" w:cs="Gentium Basic"/>
                <w:b/>
                <w:bCs/>
                <w:highlight w:val="yellow"/>
              </w:rPr>
              <w:tab/>
              <w:t>dilengkapi dengan justifikasi teknis.</w:t>
            </w:r>
          </w:p>
          <w:p w14:paraId="0F9951B2" w14:textId="77777777" w:rsidR="006E5E23" w:rsidRPr="00895830" w:rsidRDefault="006E5E23" w:rsidP="006E5E23">
            <w:pPr>
              <w:ind w:left="276"/>
              <w:contextualSpacing/>
              <w:jc w:val="both"/>
              <w:rPr>
                <w:rFonts w:ascii="Bookman Old Style" w:eastAsia="Gentium Basic" w:hAnsi="Bookman Old Style" w:cs="Gentium Basic"/>
                <w:highlight w:val="yellow"/>
              </w:rPr>
            </w:pPr>
          </w:p>
          <w:p w14:paraId="07DFE2DF" w14:textId="77777777" w:rsidR="006E5E23" w:rsidRPr="00895830" w:rsidRDefault="006E5E23" w:rsidP="008C5ED7">
            <w:pPr>
              <w:numPr>
                <w:ilvl w:val="5"/>
                <w:numId w:val="34"/>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apabila menyampaikan penyajian analisis dan gambar- gambar terhadap 2 (dua) kriteria di atas;.</w:t>
            </w:r>
          </w:p>
          <w:p w14:paraId="330F4A3F" w14:textId="77777777" w:rsidR="006E5E23" w:rsidRPr="00895830" w:rsidRDefault="006E5E23" w:rsidP="006E5E23">
            <w:pPr>
              <w:ind w:left="276" w:hanging="270"/>
              <w:contextualSpacing/>
              <w:jc w:val="both"/>
              <w:rPr>
                <w:rFonts w:ascii="Bookman Old Style" w:eastAsia="Gentium Basic" w:hAnsi="Bookman Old Style" w:cs="Gentium Basic"/>
                <w:highlight w:val="yellow"/>
              </w:rPr>
            </w:pPr>
          </w:p>
          <w:p w14:paraId="0288B459" w14:textId="1D6E512D" w:rsidR="006E5E23" w:rsidRPr="00895830" w:rsidRDefault="006E5E23" w:rsidP="008C5ED7">
            <w:pPr>
              <w:numPr>
                <w:ilvl w:val="5"/>
                <w:numId w:val="34"/>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517B77B3" w14:textId="06DC0DDD" w:rsidR="006E5E23" w:rsidRPr="00895830" w:rsidRDefault="006E5E23" w:rsidP="006E5E2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8ABDECE" w14:textId="430C897D"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48F47F9" w14:textId="53034EB6"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E5E23" w:rsidRPr="00895830" w14:paraId="4A7BE117" w14:textId="77777777" w:rsidTr="00356DC1">
        <w:tc>
          <w:tcPr>
            <w:tcW w:w="628" w:type="dxa"/>
            <w:vMerge/>
          </w:tcPr>
          <w:p w14:paraId="0351D0CD" w14:textId="77777777" w:rsidR="006E5E23" w:rsidRPr="00895830" w:rsidRDefault="006E5E23" w:rsidP="006E5E23">
            <w:pPr>
              <w:pStyle w:val="ListParagraph"/>
              <w:spacing w:before="2" w:line="276" w:lineRule="auto"/>
              <w:ind w:left="0" w:right="28"/>
              <w:jc w:val="both"/>
              <w:rPr>
                <w:rFonts w:ascii="Bookman Old Style" w:hAnsi="Bookman Old Style" w:cs="Arial"/>
                <w:b/>
                <w:bCs/>
                <w:highlight w:val="yellow"/>
              </w:rPr>
            </w:pPr>
          </w:p>
        </w:tc>
        <w:tc>
          <w:tcPr>
            <w:tcW w:w="2313" w:type="dxa"/>
          </w:tcPr>
          <w:p w14:paraId="74C40756" w14:textId="77E456E7" w:rsidR="006E5E23" w:rsidRPr="00895830" w:rsidRDefault="006E5E23" w:rsidP="008C5ED7">
            <w:pPr>
              <w:pStyle w:val="ListParagraph"/>
              <w:numPr>
                <w:ilvl w:val="0"/>
                <w:numId w:val="13"/>
              </w:numPr>
              <w:spacing w:before="2" w:line="276" w:lineRule="auto"/>
              <w:ind w:left="636" w:right="28" w:hanging="284"/>
              <w:jc w:val="both"/>
              <w:rPr>
                <w:rFonts w:ascii="Bookman Old Style" w:eastAsia="Basic" w:hAnsi="Bookman Old Style" w:cs="Basic"/>
                <w:highlight w:val="yellow"/>
              </w:rPr>
            </w:pPr>
            <w:r w:rsidRPr="00895830">
              <w:rPr>
                <w:rFonts w:ascii="Bookman Old Style" w:eastAsia="Basic" w:hAnsi="Bookman Old Style" w:cs="Basic"/>
                <w:highlight w:val="yellow"/>
              </w:rPr>
              <w:t>penyajian spesifikasi teknis dan perhitungan teknis</w:t>
            </w:r>
          </w:p>
        </w:tc>
        <w:tc>
          <w:tcPr>
            <w:tcW w:w="1111" w:type="dxa"/>
            <w:vAlign w:val="center"/>
          </w:tcPr>
          <w:p w14:paraId="1F5A574C" w14:textId="0DE6D814" w:rsidR="006E5E23" w:rsidRPr="00895830" w:rsidRDefault="006E5E23" w:rsidP="006E5E2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67D3BC20" w14:textId="6BFC29FD" w:rsidR="006E5E23" w:rsidRPr="00895830" w:rsidRDefault="006E5E23" w:rsidP="006E5E2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40E4F656" w14:textId="1D01CE12" w:rsidR="006E5E23" w:rsidRPr="00895830" w:rsidRDefault="006E5E23" w:rsidP="006E5E2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536113D1" w14:textId="77777777" w:rsidR="006E5E23" w:rsidRPr="00895830" w:rsidRDefault="006E5E23" w:rsidP="008C5ED7">
            <w:pPr>
              <w:numPr>
                <w:ilvl w:val="5"/>
                <w:numId w:val="35"/>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memberikan penjelasan spesifikasi teknis dengan referensi dan perhitungan teknis dengan teori secara lengkap.</w:t>
            </w:r>
          </w:p>
          <w:p w14:paraId="4E421B02" w14:textId="77777777" w:rsidR="006E5E23" w:rsidRPr="00895830" w:rsidRDefault="006E5E23" w:rsidP="006E5E23">
            <w:pPr>
              <w:ind w:left="1474"/>
              <w:contextualSpacing/>
              <w:jc w:val="both"/>
              <w:rPr>
                <w:rFonts w:ascii="Bookman Old Style" w:eastAsia="Gentium Basic" w:hAnsi="Bookman Old Style" w:cs="Gentium Basic"/>
                <w:highlight w:val="yellow"/>
              </w:rPr>
            </w:pPr>
          </w:p>
          <w:p w14:paraId="5912ECA6" w14:textId="77777777" w:rsidR="006E5E23" w:rsidRPr="00895830" w:rsidRDefault="006E5E23" w:rsidP="008C5ED7">
            <w:pPr>
              <w:numPr>
                <w:ilvl w:val="5"/>
                <w:numId w:val="35"/>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menyampaikan penjelasan spesifikasi teknis dan perhitungan teknis secara tidak lengkap;.</w:t>
            </w:r>
          </w:p>
          <w:p w14:paraId="460D7CBD" w14:textId="77777777" w:rsidR="006E5E23" w:rsidRPr="00895830" w:rsidRDefault="006E5E23" w:rsidP="006E5E23">
            <w:pPr>
              <w:ind w:left="276" w:hanging="270"/>
              <w:contextualSpacing/>
              <w:jc w:val="both"/>
              <w:rPr>
                <w:rFonts w:ascii="Bookman Old Style" w:eastAsia="Gentium Basic" w:hAnsi="Bookman Old Style" w:cs="Gentium Basic"/>
                <w:highlight w:val="yellow"/>
              </w:rPr>
            </w:pPr>
          </w:p>
          <w:p w14:paraId="2ACB0B7F" w14:textId="1C5137E6" w:rsidR="006E5E23" w:rsidRPr="00895830" w:rsidRDefault="006E5E23" w:rsidP="008C5ED7">
            <w:pPr>
              <w:numPr>
                <w:ilvl w:val="5"/>
                <w:numId w:val="35"/>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4A84E133" w14:textId="40EF6ED7" w:rsidR="006E5E23" w:rsidRPr="00895830" w:rsidRDefault="006E5E23" w:rsidP="006E5E2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66C0481A" w14:textId="3C7BF5F6"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99B00D5" w14:textId="7A97BF9F"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E5E23" w:rsidRPr="00895830" w14:paraId="6A745787" w14:textId="77777777" w:rsidTr="00356DC1">
        <w:tc>
          <w:tcPr>
            <w:tcW w:w="628" w:type="dxa"/>
            <w:vMerge/>
          </w:tcPr>
          <w:p w14:paraId="21547991" w14:textId="77777777" w:rsidR="006E5E23" w:rsidRPr="00895830" w:rsidRDefault="006E5E23" w:rsidP="006E5E23">
            <w:pPr>
              <w:pStyle w:val="ListParagraph"/>
              <w:spacing w:before="2" w:line="276" w:lineRule="auto"/>
              <w:ind w:left="0" w:right="28"/>
              <w:jc w:val="both"/>
              <w:rPr>
                <w:rFonts w:ascii="Bookman Old Style" w:hAnsi="Bookman Old Style" w:cs="Arial"/>
                <w:b/>
                <w:bCs/>
                <w:highlight w:val="yellow"/>
              </w:rPr>
            </w:pPr>
          </w:p>
        </w:tc>
        <w:tc>
          <w:tcPr>
            <w:tcW w:w="2313" w:type="dxa"/>
          </w:tcPr>
          <w:p w14:paraId="40C87F7A" w14:textId="43E3CDFD" w:rsidR="006E5E23" w:rsidRPr="00895830" w:rsidRDefault="006E5E23" w:rsidP="008C5ED7">
            <w:pPr>
              <w:pStyle w:val="ListParagraph"/>
              <w:numPr>
                <w:ilvl w:val="0"/>
                <w:numId w:val="13"/>
              </w:numPr>
              <w:spacing w:before="2" w:line="276" w:lineRule="auto"/>
              <w:ind w:left="636" w:right="28" w:hanging="284"/>
              <w:jc w:val="both"/>
              <w:rPr>
                <w:rFonts w:ascii="Bookman Old Style" w:eastAsia="Basic" w:hAnsi="Bookman Old Style" w:cs="Basic"/>
                <w:highlight w:val="yellow"/>
              </w:rPr>
            </w:pPr>
            <w:r w:rsidRPr="00895830">
              <w:rPr>
                <w:rFonts w:ascii="Bookman Old Style" w:eastAsia="Basic" w:hAnsi="Bookman Old Style" w:cs="Basic"/>
                <w:highlight w:val="yellow"/>
              </w:rPr>
              <w:t>penyajian laporan-laporan</w:t>
            </w:r>
          </w:p>
        </w:tc>
        <w:tc>
          <w:tcPr>
            <w:tcW w:w="1111" w:type="dxa"/>
            <w:vAlign w:val="center"/>
          </w:tcPr>
          <w:p w14:paraId="66CF2FF4" w14:textId="15623F26" w:rsidR="006E5E23" w:rsidRPr="00895830" w:rsidRDefault="006E5E23" w:rsidP="006E5E2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356F8C2B" w14:textId="751D5F48" w:rsidR="006E5E23" w:rsidRPr="00895830" w:rsidRDefault="006E5E23" w:rsidP="006E5E2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13611003" w14:textId="5BC7D9F7" w:rsidR="006E5E23" w:rsidRPr="00895830" w:rsidRDefault="006E5E23" w:rsidP="006E5E2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0BD10081" w14:textId="77777777" w:rsidR="006E5E23" w:rsidRPr="00895830" w:rsidRDefault="006E5E23" w:rsidP="008C5ED7">
            <w:pPr>
              <w:numPr>
                <w:ilvl w:val="5"/>
                <w:numId w:val="36"/>
              </w:numPr>
              <w:ind w:left="276" w:hanging="27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menyampaikan laporan beserta waktu penyerahan secara lengkap dalam bentuk tabel/bagan dan sesuai jumlah kebutuhan uraian penjelasan.</w:t>
            </w:r>
          </w:p>
          <w:p w14:paraId="6C0D12C0" w14:textId="77777777" w:rsidR="006E5E23" w:rsidRPr="00895830" w:rsidRDefault="006E5E23" w:rsidP="006E5E23">
            <w:pPr>
              <w:ind w:left="1474"/>
              <w:contextualSpacing/>
              <w:jc w:val="both"/>
              <w:rPr>
                <w:rFonts w:ascii="Bookman Old Style" w:eastAsia="Gentium Basic" w:hAnsi="Bookman Old Style" w:cs="Gentium Basic"/>
                <w:highlight w:val="yellow"/>
              </w:rPr>
            </w:pPr>
          </w:p>
          <w:p w14:paraId="4C95514D" w14:textId="77777777" w:rsidR="006E5E23" w:rsidRPr="00895830" w:rsidRDefault="006E5E23" w:rsidP="008C5ED7">
            <w:pPr>
              <w:numPr>
                <w:ilvl w:val="5"/>
                <w:numId w:val="36"/>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menyampaikan laporan beserta waktu penyerahan dalam bentuk tabel/bagan secara tidak lengkap dan/atau sesuai jumlah kebutuhan uraian penjelasan.</w:t>
            </w:r>
          </w:p>
          <w:p w14:paraId="175CD310" w14:textId="77777777" w:rsidR="006E5E23" w:rsidRPr="00895830" w:rsidRDefault="006E5E23" w:rsidP="006E5E23">
            <w:pPr>
              <w:ind w:left="276" w:hanging="270"/>
              <w:contextualSpacing/>
              <w:jc w:val="both"/>
              <w:rPr>
                <w:rFonts w:ascii="Bookman Old Style" w:eastAsia="Gentium Basic" w:hAnsi="Bookman Old Style" w:cs="Gentium Basic"/>
                <w:highlight w:val="yellow"/>
              </w:rPr>
            </w:pPr>
          </w:p>
          <w:p w14:paraId="0DAFF405" w14:textId="2A5C8B01" w:rsidR="006E5E23" w:rsidRPr="00895830" w:rsidRDefault="006E5E23" w:rsidP="008C5ED7">
            <w:pPr>
              <w:numPr>
                <w:ilvl w:val="5"/>
                <w:numId w:val="36"/>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32312EBF" w14:textId="7A1B001D" w:rsidR="006E5E23" w:rsidRPr="00895830" w:rsidRDefault="006E5E23" w:rsidP="006E5E2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3DB2171" w14:textId="78E0597C"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89EAD8A" w14:textId="51D5DB1D"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E5E23" w:rsidRPr="00895830" w14:paraId="7276B631" w14:textId="77777777" w:rsidTr="00356DC1">
        <w:tc>
          <w:tcPr>
            <w:tcW w:w="628" w:type="dxa"/>
            <w:vMerge/>
          </w:tcPr>
          <w:p w14:paraId="46007D23" w14:textId="77777777" w:rsidR="006E5E23" w:rsidRPr="00895830" w:rsidRDefault="006E5E23" w:rsidP="006E5E23">
            <w:pPr>
              <w:pStyle w:val="ListParagraph"/>
              <w:spacing w:before="2" w:line="276" w:lineRule="auto"/>
              <w:ind w:left="0" w:right="28"/>
              <w:jc w:val="both"/>
              <w:rPr>
                <w:rFonts w:ascii="Bookman Old Style" w:hAnsi="Bookman Old Style" w:cs="Arial"/>
                <w:b/>
                <w:bCs/>
                <w:highlight w:val="yellow"/>
              </w:rPr>
            </w:pPr>
          </w:p>
        </w:tc>
        <w:tc>
          <w:tcPr>
            <w:tcW w:w="2313" w:type="dxa"/>
          </w:tcPr>
          <w:p w14:paraId="1BCD8634" w14:textId="172637E4" w:rsidR="006E5E23" w:rsidRPr="00895830" w:rsidRDefault="006E5E23" w:rsidP="008C5ED7">
            <w:pPr>
              <w:pStyle w:val="ListParagraph"/>
              <w:numPr>
                <w:ilvl w:val="1"/>
                <w:numId w:val="10"/>
              </w:numPr>
              <w:spacing w:before="2" w:line="276" w:lineRule="auto"/>
              <w:ind w:right="28"/>
              <w:jc w:val="both"/>
              <w:rPr>
                <w:rFonts w:ascii="Bookman Old Style" w:hAnsi="Bookman Old Style" w:cs="Arial"/>
                <w:b/>
                <w:highlight w:val="yellow"/>
              </w:rPr>
            </w:pPr>
            <w:r w:rsidRPr="00895830">
              <w:rPr>
                <w:rFonts w:ascii="Bookman Old Style" w:eastAsia="Basic" w:hAnsi="Bookman Old Style" w:cs="Basic"/>
                <w:highlight w:val="yellow"/>
              </w:rPr>
              <w:t xml:space="preserve">gagasan baru yang diajukan oleh peserta untuk meningkatkan kualitas keluaran yang diinginkan </w:t>
            </w:r>
          </w:p>
        </w:tc>
        <w:tc>
          <w:tcPr>
            <w:tcW w:w="1111" w:type="dxa"/>
            <w:vAlign w:val="center"/>
          </w:tcPr>
          <w:p w14:paraId="36A22E3E" w14:textId="7C5871E9" w:rsidR="006E5E23" w:rsidRPr="00895830" w:rsidRDefault="006E5E23" w:rsidP="006E5E23">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2%</w:t>
            </w:r>
          </w:p>
        </w:tc>
        <w:tc>
          <w:tcPr>
            <w:tcW w:w="1049" w:type="dxa"/>
            <w:vAlign w:val="center"/>
          </w:tcPr>
          <w:p w14:paraId="06D4C097" w14:textId="6816F320" w:rsidR="006E5E23" w:rsidRPr="00895830" w:rsidRDefault="006E5E23" w:rsidP="006E5E23">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2AED1FF2" w14:textId="6F96C963" w:rsidR="006E5E23" w:rsidRPr="00895830" w:rsidRDefault="006E5E23" w:rsidP="006E5E2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6468C35E" w14:textId="77777777" w:rsidR="006E5E23" w:rsidRPr="00895830" w:rsidRDefault="006E5E23" w:rsidP="008C5ED7">
            <w:pPr>
              <w:numPr>
                <w:ilvl w:val="5"/>
                <w:numId w:val="37"/>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menyampaikan lebih dari 1 (satu) gagasan baru terkait metode dan rencana kerja..</w:t>
            </w:r>
          </w:p>
          <w:p w14:paraId="221BCF9B" w14:textId="77777777" w:rsidR="006E5E23" w:rsidRPr="00895830" w:rsidRDefault="006E5E23" w:rsidP="006E5E23">
            <w:pPr>
              <w:ind w:left="1474"/>
              <w:contextualSpacing/>
              <w:jc w:val="both"/>
              <w:rPr>
                <w:rFonts w:ascii="Bookman Old Style" w:eastAsia="Gentium Basic" w:hAnsi="Bookman Old Style" w:cs="Gentium Basic"/>
                <w:highlight w:val="yellow"/>
              </w:rPr>
            </w:pPr>
          </w:p>
          <w:p w14:paraId="1FF83AB6" w14:textId="77777777" w:rsidR="006E5E23" w:rsidRPr="00895830" w:rsidRDefault="006E5E23" w:rsidP="008C5ED7">
            <w:pPr>
              <w:numPr>
                <w:ilvl w:val="5"/>
                <w:numId w:val="37"/>
              </w:numPr>
              <w:ind w:left="276" w:hanging="27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menyampaikan 1 (satu) gagasan baru terkait metode dan rencana kerja.</w:t>
            </w:r>
          </w:p>
          <w:p w14:paraId="65EF5E81" w14:textId="5089559C" w:rsidR="006E5E23" w:rsidRPr="00895830" w:rsidRDefault="006E5E23" w:rsidP="008C5ED7">
            <w:pPr>
              <w:numPr>
                <w:ilvl w:val="5"/>
                <w:numId w:val="37"/>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2B0961AB" w14:textId="1443C520" w:rsidR="006E5E23" w:rsidRPr="00895830" w:rsidRDefault="006E5E23" w:rsidP="006E5E2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1F498B1" w14:textId="06EE0B16"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F928149" w14:textId="752BEFC7"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16237" w:rsidRPr="00895830" w14:paraId="051073B9" w14:textId="77777777" w:rsidTr="00356DC1">
        <w:tc>
          <w:tcPr>
            <w:tcW w:w="628" w:type="dxa"/>
            <w:vMerge/>
          </w:tcPr>
          <w:p w14:paraId="64811AC9" w14:textId="77777777" w:rsidR="00216237" w:rsidRPr="00895830" w:rsidRDefault="00216237" w:rsidP="00216237">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47ED7C8B" w14:textId="338BC1BE" w:rsidR="00216237" w:rsidRPr="00895830" w:rsidRDefault="00216237" w:rsidP="00216237">
            <w:pPr>
              <w:pStyle w:val="ListParagraph"/>
              <w:spacing w:before="2" w:line="276" w:lineRule="auto"/>
              <w:ind w:left="0" w:right="28"/>
              <w:jc w:val="both"/>
              <w:rPr>
                <w:rFonts w:ascii="Bookman Old Style" w:hAnsi="Bookman Old Style" w:cs="Arial"/>
                <w:b/>
                <w:highlight w:val="yellow"/>
              </w:rPr>
            </w:pPr>
            <w:r w:rsidRPr="00895830">
              <w:rPr>
                <w:rFonts w:ascii="Bookman Old Style" w:eastAsia="Basic" w:hAnsi="Bookman Old Style" w:cs="Basic"/>
                <w:highlight w:val="yellow"/>
              </w:rPr>
              <w:t>Unsur Kualifikasi Tenaga Ahli</w:t>
            </w:r>
            <w:r w:rsidRPr="00895830">
              <w:rPr>
                <w:rFonts w:ascii="Bookman Old Style" w:eastAsia="Basic" w:hAnsi="Bookman Old Style" w:cs="Basic"/>
                <w:highlight w:val="yellow"/>
                <w:vertAlign w:val="superscript"/>
              </w:rPr>
              <w:footnoteReference w:id="2"/>
            </w:r>
            <w:r w:rsidRPr="00895830">
              <w:rPr>
                <w:rFonts w:ascii="Bookman Old Style" w:eastAsia="Basic" w:hAnsi="Bookman Old Style" w:cs="Basic"/>
                <w:highlight w:val="yellow"/>
              </w:rPr>
              <w:t>. Masing-masing tenaga ahli dihitung dengan subunsur:</w:t>
            </w:r>
          </w:p>
        </w:tc>
        <w:tc>
          <w:tcPr>
            <w:tcW w:w="1111" w:type="dxa"/>
            <w:vAlign w:val="center"/>
          </w:tcPr>
          <w:p w14:paraId="7CCFAD12" w14:textId="20B80E20" w:rsidR="00216237" w:rsidRPr="00895830" w:rsidRDefault="00216237" w:rsidP="00216237">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lang w:val="en-US"/>
              </w:rPr>
              <w:t>60</w:t>
            </w:r>
            <w:r w:rsidRPr="00895830">
              <w:rPr>
                <w:rFonts w:ascii="Bookman Old Style" w:eastAsia="Basic" w:hAnsi="Bookman Old Style" w:cs="Basic"/>
                <w:b/>
                <w:bCs/>
                <w:iCs/>
                <w:highlight w:val="yellow"/>
              </w:rPr>
              <w:t>%</w:t>
            </w:r>
          </w:p>
        </w:tc>
        <w:tc>
          <w:tcPr>
            <w:tcW w:w="1049" w:type="dxa"/>
            <w:vAlign w:val="center"/>
          </w:tcPr>
          <w:p w14:paraId="462F7DCE" w14:textId="4C93EEC2" w:rsidR="00216237" w:rsidRPr="00895830" w:rsidRDefault="00216237" w:rsidP="00216237">
            <w:pPr>
              <w:pStyle w:val="ListParagraph"/>
              <w:spacing w:before="2" w:line="276" w:lineRule="auto"/>
              <w:ind w:left="0" w:right="28"/>
              <w:jc w:val="center"/>
              <w:rPr>
                <w:rFonts w:ascii="Bookman Old Style" w:hAnsi="Bookman Old Style" w:cs="Arial"/>
                <w:iCs/>
                <w:highlight w:val="yellow"/>
                <w:lang w:val="en-US"/>
              </w:rPr>
            </w:pPr>
            <w:r w:rsidRPr="00895830">
              <w:rPr>
                <w:rFonts w:ascii="Bookman Old Style" w:eastAsia="Basic" w:hAnsi="Bookman Old Style" w:cs="Basic"/>
                <w:b/>
                <w:bCs/>
                <w:iCs/>
                <w:highlight w:val="yellow"/>
              </w:rPr>
              <w:t>45</w:t>
            </w:r>
          </w:p>
        </w:tc>
        <w:tc>
          <w:tcPr>
            <w:tcW w:w="1441" w:type="dxa"/>
            <w:vAlign w:val="center"/>
          </w:tcPr>
          <w:p w14:paraId="26FA21D4" w14:textId="09D94773" w:rsidR="00216237" w:rsidRPr="00895830" w:rsidRDefault="00216237" w:rsidP="00216237">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64F07B42" w14:textId="6B5E81EF" w:rsidR="00216237" w:rsidRPr="00895830" w:rsidRDefault="00216237" w:rsidP="00216237">
            <w:pPr>
              <w:tabs>
                <w:tab w:val="left" w:pos="318"/>
              </w:tabs>
              <w:ind w:left="318" w:hanging="318"/>
              <w:rPr>
                <w:rFonts w:ascii="Bookman Old Style" w:eastAsia="Gentium Basic" w:hAnsi="Bookman Old Style" w:cs="Gentium Basic"/>
                <w:bCs/>
                <w:color w:val="0070C0"/>
                <w:highlight w:val="yellow"/>
              </w:rPr>
            </w:pPr>
          </w:p>
        </w:tc>
        <w:tc>
          <w:tcPr>
            <w:tcW w:w="1440" w:type="dxa"/>
            <w:vAlign w:val="center"/>
          </w:tcPr>
          <w:p w14:paraId="78B58A7C" w14:textId="319AAC9D" w:rsidR="00216237" w:rsidRPr="00895830" w:rsidRDefault="00216237" w:rsidP="00216237">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678EAC62" w14:textId="15DCDEAD"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677816D2" w14:textId="55574BF1"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16237" w:rsidRPr="00895830" w14:paraId="552656D7" w14:textId="77777777" w:rsidTr="00356DC1">
        <w:tc>
          <w:tcPr>
            <w:tcW w:w="628" w:type="dxa"/>
            <w:vMerge/>
          </w:tcPr>
          <w:p w14:paraId="5347611B" w14:textId="77777777" w:rsidR="00216237" w:rsidRPr="00895830" w:rsidRDefault="00216237" w:rsidP="00216237">
            <w:pPr>
              <w:pStyle w:val="ListParagraph"/>
              <w:spacing w:before="2" w:line="276" w:lineRule="auto"/>
              <w:ind w:left="0" w:right="28"/>
              <w:jc w:val="both"/>
              <w:rPr>
                <w:rFonts w:ascii="Bookman Old Style" w:hAnsi="Bookman Old Style" w:cs="Arial"/>
                <w:b/>
                <w:bCs/>
                <w:highlight w:val="yellow"/>
              </w:rPr>
            </w:pPr>
          </w:p>
        </w:tc>
        <w:tc>
          <w:tcPr>
            <w:tcW w:w="2313" w:type="dxa"/>
          </w:tcPr>
          <w:p w14:paraId="74652079" w14:textId="662456C4" w:rsidR="00216237" w:rsidRPr="00895830" w:rsidRDefault="00216237" w:rsidP="008C5ED7">
            <w:pPr>
              <w:pStyle w:val="ListParagraph"/>
              <w:numPr>
                <w:ilvl w:val="1"/>
                <w:numId w:val="9"/>
              </w:numPr>
              <w:spacing w:before="2" w:line="276" w:lineRule="auto"/>
              <w:ind w:left="382" w:right="28"/>
              <w:jc w:val="both"/>
              <w:rPr>
                <w:rFonts w:ascii="Bookman Old Style" w:eastAsia="Basic" w:hAnsi="Bookman Old Style" w:cs="Basic"/>
                <w:highlight w:val="yellow"/>
              </w:rPr>
            </w:pPr>
            <w:r w:rsidRPr="00895830">
              <w:rPr>
                <w:rFonts w:ascii="Bookman Old Style" w:eastAsia="Basic" w:hAnsi="Bookman Old Style" w:cs="Basic"/>
                <w:highlight w:val="yellow"/>
              </w:rPr>
              <w:t>Tingkat dan jurusan pendidikan</w:t>
            </w:r>
          </w:p>
        </w:tc>
        <w:tc>
          <w:tcPr>
            <w:tcW w:w="1111" w:type="dxa"/>
            <w:vAlign w:val="center"/>
          </w:tcPr>
          <w:p w14:paraId="669BAFBA" w14:textId="78C7FF0B" w:rsidR="00216237" w:rsidRPr="00895830" w:rsidRDefault="00216237" w:rsidP="00216237">
            <w:pPr>
              <w:pStyle w:val="ListParagraph"/>
              <w:spacing w:before="2" w:line="276" w:lineRule="auto"/>
              <w:ind w:left="0" w:right="28"/>
              <w:jc w:val="center"/>
              <w:rPr>
                <w:rFonts w:ascii="Bookman Old Style" w:eastAsia="Basic" w:hAnsi="Bookman Old Style" w:cs="Basic"/>
                <w:b/>
                <w:bCs/>
                <w:iCs/>
                <w:highlight w:val="yellow"/>
              </w:rPr>
            </w:pPr>
            <w:r w:rsidRPr="00895830">
              <w:rPr>
                <w:rFonts w:ascii="Bookman Old Style" w:eastAsia="Basic" w:hAnsi="Bookman Old Style" w:cs="Basic"/>
                <w:b/>
                <w:bCs/>
                <w:iCs/>
                <w:highlight w:val="yellow"/>
              </w:rPr>
              <w:t>10%</w:t>
            </w:r>
          </w:p>
        </w:tc>
        <w:tc>
          <w:tcPr>
            <w:tcW w:w="1049" w:type="dxa"/>
            <w:vAlign w:val="center"/>
          </w:tcPr>
          <w:p w14:paraId="7DB15074" w14:textId="7119AD8C" w:rsidR="00216237" w:rsidRPr="00895830" w:rsidRDefault="00216237" w:rsidP="00216237">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166862D6" w14:textId="527266A9" w:rsidR="00216237" w:rsidRPr="00895830" w:rsidRDefault="00216237" w:rsidP="00216237">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31A748E1" w14:textId="77777777" w:rsidR="00216237" w:rsidRPr="00895830" w:rsidRDefault="00216237" w:rsidP="00216237">
            <w:pPr>
              <w:ind w:right="31"/>
              <w:rPr>
                <w:rFonts w:ascii="Bookman Old Style" w:hAnsi="Bookman Old Style"/>
                <w:highlight w:val="yellow"/>
              </w:rPr>
            </w:pPr>
            <w:r w:rsidRPr="00895830">
              <w:rPr>
                <w:rFonts w:ascii="Bookman Old Style" w:hAnsi="Bookman Old Style"/>
                <w:highlight w:val="yellow"/>
              </w:rPr>
              <w:t>Kriteria penilaian:</w:t>
            </w:r>
          </w:p>
          <w:p w14:paraId="0C59FB51" w14:textId="77777777" w:rsidR="00216237" w:rsidRPr="00895830" w:rsidRDefault="00216237" w:rsidP="008C5ED7">
            <w:pPr>
              <w:numPr>
                <w:ilvl w:val="0"/>
                <w:numId w:val="38"/>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tingkat dan jurusan pendidikan peserta yang lebih besar atau sama dengan yang disyaratkan dalam KAK dan disertai dengan pindaian (scan) ijazah asli atau legalisir diberi nilai 100 (seratus);</w:t>
            </w:r>
          </w:p>
          <w:p w14:paraId="0A917B62" w14:textId="77777777" w:rsidR="004A2427" w:rsidRPr="00895830" w:rsidRDefault="004A2427" w:rsidP="004A2427">
            <w:pPr>
              <w:ind w:right="31"/>
              <w:jc w:val="both"/>
              <w:rPr>
                <w:rFonts w:ascii="Bookman Old Style" w:eastAsia="Gentium Basic" w:hAnsi="Bookman Old Style" w:cs="Gentium Basic"/>
                <w:highlight w:val="yellow"/>
              </w:rPr>
            </w:pPr>
          </w:p>
          <w:p w14:paraId="3DA46669" w14:textId="3B74D69C" w:rsidR="00216237" w:rsidRPr="00895830" w:rsidRDefault="00216237" w:rsidP="008C5ED7">
            <w:pPr>
              <w:numPr>
                <w:ilvl w:val="0"/>
                <w:numId w:val="38"/>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tingkat dan/atau jurusan pendidikan peserta yang berbeda atau lebih kecil dari yang disyaratkan dalam KAK </w:t>
            </w:r>
            <w:r w:rsidRPr="00895830">
              <w:rPr>
                <w:rFonts w:ascii="Bookman Old Style" w:hAnsi="Bookman Old Style"/>
                <w:highlight w:val="yellow"/>
              </w:rPr>
              <w:t xml:space="preserve">atau tidak disertai dengan pindaian </w:t>
            </w:r>
            <w:r w:rsidRPr="00895830">
              <w:rPr>
                <w:rFonts w:ascii="Bookman Old Style" w:hAnsi="Bookman Old Style"/>
                <w:i/>
                <w:iCs/>
                <w:highlight w:val="yellow"/>
              </w:rPr>
              <w:t>(scan)</w:t>
            </w:r>
            <w:r w:rsidRPr="00895830">
              <w:rPr>
                <w:rFonts w:ascii="Bookman Old Style" w:hAnsi="Bookman Old Style"/>
                <w:highlight w:val="yellow"/>
              </w:rPr>
              <w:t xml:space="preserve"> ijazah asli atau legalisir maka nilai unsur pendidikan</w:t>
            </w:r>
            <w:r w:rsidRPr="00895830">
              <w:rPr>
                <w:rFonts w:ascii="Bookman Old Style" w:eastAsia="Gentium Basic" w:hAnsi="Bookman Old Style" w:cs="Gentium Basic"/>
                <w:highlight w:val="yellow"/>
              </w:rPr>
              <w:t>, diberi nilai : 0 (nol).</w:t>
            </w:r>
          </w:p>
        </w:tc>
        <w:tc>
          <w:tcPr>
            <w:tcW w:w="1440" w:type="dxa"/>
            <w:vAlign w:val="center"/>
          </w:tcPr>
          <w:p w14:paraId="66F9AC99" w14:textId="11094621" w:rsidR="00216237" w:rsidRPr="00895830" w:rsidRDefault="00216237" w:rsidP="00216237">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35F5D59" w14:textId="2BD410D8"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C8CEB29" w14:textId="0196F26F"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16237" w:rsidRPr="00895830" w14:paraId="43B37C4B" w14:textId="77777777" w:rsidTr="00356DC1">
        <w:tc>
          <w:tcPr>
            <w:tcW w:w="628" w:type="dxa"/>
            <w:vMerge/>
          </w:tcPr>
          <w:p w14:paraId="50BD51F3" w14:textId="77777777" w:rsidR="00216237" w:rsidRPr="00895830" w:rsidRDefault="00216237" w:rsidP="00216237">
            <w:pPr>
              <w:pStyle w:val="ListParagraph"/>
              <w:spacing w:before="2" w:line="276" w:lineRule="auto"/>
              <w:ind w:left="0" w:right="28"/>
              <w:jc w:val="both"/>
              <w:rPr>
                <w:rFonts w:ascii="Bookman Old Style" w:hAnsi="Bookman Old Style" w:cs="Arial"/>
                <w:b/>
                <w:bCs/>
                <w:highlight w:val="yellow"/>
              </w:rPr>
            </w:pPr>
          </w:p>
        </w:tc>
        <w:tc>
          <w:tcPr>
            <w:tcW w:w="2313" w:type="dxa"/>
          </w:tcPr>
          <w:p w14:paraId="09FDACA0" w14:textId="0123DA23" w:rsidR="00216237" w:rsidRPr="00895830" w:rsidRDefault="00216237" w:rsidP="008C5ED7">
            <w:pPr>
              <w:pStyle w:val="ListParagraph"/>
              <w:numPr>
                <w:ilvl w:val="1"/>
                <w:numId w:val="9"/>
              </w:numPr>
              <w:spacing w:before="2" w:line="276" w:lineRule="auto"/>
              <w:ind w:left="382" w:right="28"/>
              <w:jc w:val="both"/>
              <w:rPr>
                <w:rFonts w:ascii="Bookman Old Style" w:eastAsia="Basic" w:hAnsi="Bookman Old Style" w:cs="Basic"/>
                <w:highlight w:val="yellow"/>
              </w:rPr>
            </w:pPr>
            <w:r w:rsidRPr="00895830">
              <w:rPr>
                <w:rFonts w:ascii="Bookman Old Style" w:eastAsia="Basic" w:hAnsi="Bookman Old Style" w:cs="Basic"/>
                <w:highlight w:val="yellow"/>
              </w:rPr>
              <w:t>pengalaman kerja professional, terdiri atas:</w:t>
            </w:r>
          </w:p>
        </w:tc>
        <w:tc>
          <w:tcPr>
            <w:tcW w:w="1111" w:type="dxa"/>
            <w:vAlign w:val="center"/>
          </w:tcPr>
          <w:p w14:paraId="63D42554" w14:textId="6DF6EFBE" w:rsidR="00216237" w:rsidRPr="00895830" w:rsidRDefault="00216237" w:rsidP="00216237">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b/>
                <w:bCs/>
                <w:iCs/>
                <w:highlight w:val="yellow"/>
              </w:rPr>
              <w:t>40%</w:t>
            </w:r>
          </w:p>
        </w:tc>
        <w:tc>
          <w:tcPr>
            <w:tcW w:w="1049" w:type="dxa"/>
            <w:vAlign w:val="center"/>
          </w:tcPr>
          <w:p w14:paraId="5CA8F1FD" w14:textId="1ABD5E95" w:rsidR="00216237" w:rsidRPr="00895830" w:rsidRDefault="00216237" w:rsidP="00216237">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58585505" w14:textId="6F6BEFD3" w:rsidR="00216237" w:rsidRPr="00895830" w:rsidRDefault="00216237" w:rsidP="00216237">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2F587956" w14:textId="77777777" w:rsidR="00216237" w:rsidRPr="00895830" w:rsidRDefault="00216237" w:rsidP="00216237">
            <w:pPr>
              <w:ind w:right="-72"/>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subunsur pengalaman kerja profesional dihitung dengan Nilai Jangka Waktu Pengalaman Kerja Profesional dikali Bobot subunsur.</w:t>
            </w:r>
          </w:p>
          <w:p w14:paraId="70339A1A" w14:textId="77777777" w:rsidR="00216237" w:rsidRPr="00895830" w:rsidRDefault="00216237" w:rsidP="00216237">
            <w:pPr>
              <w:ind w:right="-72"/>
              <w:jc w:val="both"/>
              <w:rPr>
                <w:rFonts w:ascii="Bookman Old Style" w:eastAsia="Gentium Basic" w:hAnsi="Bookman Old Style" w:cs="Gentium Basic"/>
                <w:highlight w:val="yellow"/>
              </w:rPr>
            </w:pPr>
          </w:p>
          <w:p w14:paraId="06ABCAB0" w14:textId="77777777" w:rsidR="00216237" w:rsidRPr="00895830" w:rsidRDefault="00216237" w:rsidP="00216237">
            <w:pPr>
              <w:ind w:right="3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Kriteria penilaian dukungan referensi/kontrak sebelumnya:</w:t>
            </w:r>
          </w:p>
          <w:p w14:paraId="078B8381" w14:textId="77777777" w:rsidR="00216237" w:rsidRPr="00895830" w:rsidRDefault="00216237" w:rsidP="008C5ED7">
            <w:pPr>
              <w:numPr>
                <w:ilvl w:val="0"/>
                <w:numId w:val="39"/>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pengalaman kerja diberi nilai 100 (seratus) jika melampirkan referensi/kontrak sebelumnya.</w:t>
            </w:r>
          </w:p>
          <w:p w14:paraId="0E409CDF" w14:textId="77777777" w:rsidR="00216237" w:rsidRPr="00895830" w:rsidRDefault="00216237" w:rsidP="008C5ED7">
            <w:pPr>
              <w:numPr>
                <w:ilvl w:val="0"/>
                <w:numId w:val="39"/>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dalam hal terdapat hal yang meragukan/kurang jelas terhadap referensi/kontrak sebelumnya dan setelah diklarifikasi/konfirmasi dengan menghubungi penerbit referensi/kontrak sebelumnya, pengalaman tidak sesuai dan/atau tidak dapat diklarifikasi maka diberi nilai 0 (nol);</w:t>
            </w:r>
          </w:p>
          <w:p w14:paraId="5FCEC28B" w14:textId="77777777" w:rsidR="00216237" w:rsidRPr="00895830" w:rsidRDefault="00216237" w:rsidP="008C5ED7">
            <w:pPr>
              <w:numPr>
                <w:ilvl w:val="0"/>
                <w:numId w:val="39"/>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tidak dilengkapi referensi/kontrak sebelumnya maka diberi nilai 0 (nol).</w:t>
            </w:r>
          </w:p>
          <w:p w14:paraId="1A0A3CCB" w14:textId="77777777" w:rsidR="00216237" w:rsidRPr="00895830" w:rsidRDefault="00216237" w:rsidP="00216237">
            <w:pPr>
              <w:ind w:right="-72"/>
              <w:jc w:val="both"/>
              <w:rPr>
                <w:rFonts w:ascii="Bookman Old Style" w:eastAsia="Gentium Basic" w:hAnsi="Bookman Old Style" w:cs="Gentium Basic"/>
                <w:highlight w:val="yellow"/>
              </w:rPr>
            </w:pPr>
          </w:p>
          <w:p w14:paraId="15CAF99C" w14:textId="77777777" w:rsidR="00216237" w:rsidRPr="00895830" w:rsidRDefault="00216237" w:rsidP="00216237">
            <w:pPr>
              <w:ind w:right="-72"/>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perhitungan bulan kerja Tenaga Ahli, yang dihitung berdasarkan ketentuan yang tercantum dalam IKP. </w:t>
            </w:r>
          </w:p>
          <w:p w14:paraId="26D6A28D"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lingkup pekerjaan :</w:t>
            </w:r>
          </w:p>
          <w:p w14:paraId="1326BCA3" w14:textId="77777777" w:rsidR="00216237" w:rsidRPr="00895830" w:rsidRDefault="00216237" w:rsidP="008C5ED7">
            <w:pPr>
              <w:numPr>
                <w:ilvl w:val="6"/>
                <w:numId w:val="37"/>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sesuai, diberi nilai </w:t>
            </w:r>
            <w:r w:rsidRPr="00895830">
              <w:rPr>
                <w:rFonts w:ascii="Bookman Old Style" w:eastAsia="Gentium Basic" w:hAnsi="Bookman Old Style" w:cs="Gentium Basic"/>
                <w:b/>
                <w:bCs/>
                <w:highlight w:val="yellow"/>
              </w:rPr>
              <w:t>1</w:t>
            </w:r>
          </w:p>
          <w:p w14:paraId="501F82A5" w14:textId="77777777" w:rsidR="00216237" w:rsidRPr="00895830" w:rsidRDefault="00216237" w:rsidP="008C5ED7">
            <w:pPr>
              <w:numPr>
                <w:ilvl w:val="6"/>
                <w:numId w:val="37"/>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menunjang, diberi nilai </w:t>
            </w:r>
            <w:r w:rsidRPr="00895830">
              <w:rPr>
                <w:rFonts w:ascii="Bookman Old Style" w:eastAsia="Gentium Basic" w:hAnsi="Bookman Old Style" w:cs="Gentium Basic"/>
                <w:b/>
                <w:bCs/>
                <w:highlight w:val="yellow"/>
              </w:rPr>
              <w:t>0,75</w:t>
            </w:r>
          </w:p>
          <w:p w14:paraId="63E3CE14" w14:textId="77777777" w:rsidR="00216237" w:rsidRPr="00895830" w:rsidRDefault="00216237" w:rsidP="008C5ED7">
            <w:pPr>
              <w:numPr>
                <w:ilvl w:val="6"/>
                <w:numId w:val="37"/>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terkait, diberi nilai </w:t>
            </w:r>
            <w:r w:rsidRPr="00895830">
              <w:rPr>
                <w:rFonts w:ascii="Bookman Old Style" w:eastAsia="Gentium Basic" w:hAnsi="Bookman Old Style" w:cs="Gentium Basic"/>
                <w:b/>
                <w:bCs/>
                <w:highlight w:val="yellow"/>
              </w:rPr>
              <w:t>0,5</w:t>
            </w:r>
          </w:p>
          <w:p w14:paraId="3565C2D0" w14:textId="77777777" w:rsidR="00216237" w:rsidRPr="00895830" w:rsidRDefault="00216237" w:rsidP="008C5ED7">
            <w:pPr>
              <w:numPr>
                <w:ilvl w:val="6"/>
                <w:numId w:val="37"/>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lingkup pekerjaan yang :</w:t>
            </w:r>
          </w:p>
          <w:p w14:paraId="1BEF6E78" w14:textId="77777777" w:rsidR="00216237" w:rsidRPr="00895830" w:rsidRDefault="00216237" w:rsidP="008C5ED7">
            <w:pPr>
              <w:numPr>
                <w:ilvl w:val="2"/>
                <w:numId w:val="41"/>
              </w:numPr>
              <w:ind w:left="1165" w:right="-72" w:hanging="42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sesuai adalah: </w:t>
            </w:r>
            <w:r w:rsidRPr="00895830">
              <w:rPr>
                <w:rFonts w:ascii="Bookman Old Style" w:eastAsia="Gentium Basic" w:hAnsi="Bookman Old Style" w:cs="Gentium Basic"/>
                <w:b/>
                <w:bCs/>
                <w:highlight w:val="yellow"/>
                <w:lang w:val="sv-SE"/>
              </w:rPr>
              <w:t>Pengawasan Jalan dan/ atau Jembatan;</w:t>
            </w:r>
          </w:p>
          <w:p w14:paraId="4B6DC151" w14:textId="77777777" w:rsidR="00216237" w:rsidRPr="00895830" w:rsidRDefault="00216237" w:rsidP="008C5ED7">
            <w:pPr>
              <w:numPr>
                <w:ilvl w:val="2"/>
                <w:numId w:val="41"/>
              </w:numPr>
              <w:ind w:left="1165" w:right="-72" w:hanging="42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menunjang adalah: </w:t>
            </w:r>
            <w:r w:rsidRPr="00895830">
              <w:rPr>
                <w:rFonts w:ascii="Bookman Old Style" w:eastAsia="Gentium Basic" w:hAnsi="Bookman Old Style" w:cs="Gentium Basic"/>
                <w:b/>
                <w:highlight w:val="yellow"/>
              </w:rPr>
              <w:t>Coreteam Perencanaan dan/atau Pengawasan Jalan dan Jembatan, Perencanaan Jalan dan/atau Jembatan, Perencanaan Longsoran Jalan;</w:t>
            </w:r>
          </w:p>
          <w:p w14:paraId="4C9E2474" w14:textId="77777777" w:rsidR="00216237" w:rsidRPr="00895830" w:rsidRDefault="00216237" w:rsidP="008C5ED7">
            <w:pPr>
              <w:numPr>
                <w:ilvl w:val="2"/>
                <w:numId w:val="41"/>
              </w:numPr>
              <w:ind w:left="1165" w:right="-72" w:hanging="42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terkait adalah: </w:t>
            </w:r>
            <w:r w:rsidRPr="00895830">
              <w:rPr>
                <w:rFonts w:ascii="Bookman Old Style" w:eastAsia="Gentium Basic" w:hAnsi="Bookman Old Style" w:cs="Gentium Basic"/>
                <w:b/>
                <w:highlight w:val="yellow"/>
              </w:rPr>
              <w:t>Survey Jalan dan/atau Jembatan, Studi Jalan dan/atau Jembatan, Konsultan Manajemen Proyek Jalan dan/atau Jembatan, Bantuan Teknis Jalan dan/atau Jembatan;</w:t>
            </w:r>
          </w:p>
          <w:p w14:paraId="5581A30A" w14:textId="77777777" w:rsidR="004069E4" w:rsidRPr="00895830" w:rsidRDefault="004069E4" w:rsidP="004069E4">
            <w:pPr>
              <w:ind w:left="1165" w:right="-72"/>
              <w:jc w:val="both"/>
              <w:rPr>
                <w:rFonts w:ascii="Bookman Old Style" w:eastAsia="Gentium Basic" w:hAnsi="Bookman Old Style" w:cs="Gentium Basic"/>
                <w:highlight w:val="yellow"/>
              </w:rPr>
            </w:pPr>
          </w:p>
          <w:p w14:paraId="69E962C9" w14:textId="77777777" w:rsidR="00216237" w:rsidRPr="00895830" w:rsidRDefault="00216237" w:rsidP="00216237">
            <w:pPr>
              <w:ind w:right="31"/>
              <w:jc w:val="both"/>
              <w:rPr>
                <w:rFonts w:ascii="Bookman Old Style" w:eastAsia="Gentium Basic" w:hAnsi="Bookman Old Style" w:cs="Gentium Basic"/>
                <w:highlight w:val="yellow"/>
              </w:rPr>
            </w:pPr>
          </w:p>
          <w:p w14:paraId="397FA165"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posisi :</w:t>
            </w:r>
          </w:p>
          <w:p w14:paraId="705F7A80" w14:textId="77777777" w:rsidR="00216237" w:rsidRPr="00895830" w:rsidRDefault="00216237" w:rsidP="008C5ED7">
            <w:pPr>
              <w:numPr>
                <w:ilvl w:val="6"/>
                <w:numId w:val="42"/>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sesuai, diberi nilai </w:t>
            </w:r>
            <w:r w:rsidRPr="00895830">
              <w:rPr>
                <w:rFonts w:ascii="Bookman Old Style" w:eastAsia="Gentium Basic" w:hAnsi="Bookman Old Style" w:cs="Gentium Basic"/>
                <w:b/>
                <w:bCs/>
                <w:highlight w:val="yellow"/>
              </w:rPr>
              <w:t>1</w:t>
            </w:r>
          </w:p>
          <w:p w14:paraId="19EB8666" w14:textId="77777777" w:rsidR="00216237" w:rsidRPr="00895830" w:rsidRDefault="00216237" w:rsidP="008C5ED7">
            <w:pPr>
              <w:numPr>
                <w:ilvl w:val="6"/>
                <w:numId w:val="42"/>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tidak sesuai, diberi nilai </w:t>
            </w:r>
            <w:r w:rsidRPr="00895830">
              <w:rPr>
                <w:rFonts w:ascii="Bookman Old Style" w:eastAsia="Gentium Basic" w:hAnsi="Bookman Old Style" w:cs="Gentium Basic"/>
                <w:b/>
                <w:bCs/>
                <w:highlight w:val="yellow"/>
              </w:rPr>
              <w:t>0,5</w:t>
            </w:r>
          </w:p>
          <w:p w14:paraId="7B8FC14E" w14:textId="77777777" w:rsidR="00216237" w:rsidRPr="00895830" w:rsidRDefault="00216237" w:rsidP="008C5ED7">
            <w:pPr>
              <w:numPr>
                <w:ilvl w:val="6"/>
                <w:numId w:val="42"/>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posisi yang :</w:t>
            </w:r>
          </w:p>
          <w:p w14:paraId="54F7CDC3" w14:textId="77777777" w:rsidR="00216237" w:rsidRPr="00895830" w:rsidRDefault="00216237" w:rsidP="008C5ED7">
            <w:pPr>
              <w:numPr>
                <w:ilvl w:val="0"/>
                <w:numId w:val="43"/>
              </w:numPr>
              <w:ind w:left="1027" w:right="-72" w:hanging="287"/>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sesuai adalah: </w:t>
            </w:r>
            <w:r w:rsidRPr="00895830">
              <w:rPr>
                <w:rFonts w:ascii="Bookman Old Style" w:eastAsia="Gentium Basic" w:hAnsi="Bookman Old Style" w:cs="Gentium Basic"/>
                <w:b/>
                <w:bCs/>
                <w:color w:val="000000"/>
                <w:highlight w:val="yellow"/>
              </w:rPr>
              <w:t xml:space="preserve">: </w:t>
            </w:r>
            <w:r w:rsidRPr="00895830">
              <w:rPr>
                <w:rFonts w:ascii="Bookman Old Style" w:eastAsia="Gentium Basic" w:hAnsi="Bookman Old Style" w:cs="Gentium Basic"/>
                <w:b/>
                <w:bCs/>
                <w:highlight w:val="yellow"/>
              </w:rPr>
              <w:t>sama atau setara (misalnya Team Leader setara dengan Supervision Engineer, Site Engineer, Ketua Tim); untuk posisi tenaga ahli dibawah Team Leader setara jika sejajar tingkatannya dalam struktur Susunan Tenaga Ahli Konsultan Pengawas bidang Bina Marga sesuai SE Menteri PUPR Nomor 16/SE/M/2022 atau lebih tinggi dari posisi yang diusulkan.</w:t>
            </w:r>
          </w:p>
          <w:p w14:paraId="419D9891" w14:textId="77777777" w:rsidR="00216237" w:rsidRPr="00895830" w:rsidRDefault="00216237" w:rsidP="00216237">
            <w:pPr>
              <w:ind w:left="1165" w:right="-72"/>
              <w:jc w:val="both"/>
              <w:rPr>
                <w:rFonts w:ascii="Bookman Old Style" w:eastAsia="Gentium Basic" w:hAnsi="Bookman Old Style" w:cs="Gentium Basic"/>
                <w:highlight w:val="yellow"/>
              </w:rPr>
            </w:pPr>
          </w:p>
          <w:p w14:paraId="55F2CDA3" w14:textId="77777777" w:rsidR="00216237" w:rsidRPr="00895830" w:rsidRDefault="00216237" w:rsidP="008C5ED7">
            <w:pPr>
              <w:numPr>
                <w:ilvl w:val="0"/>
                <w:numId w:val="43"/>
              </w:numPr>
              <w:ind w:left="1027" w:right="-72" w:hanging="287"/>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tidak sesuai adalah : </w:t>
            </w:r>
            <w:r w:rsidRPr="00895830">
              <w:rPr>
                <w:rFonts w:ascii="Bookman Old Style" w:eastAsia="Gentium Basic" w:hAnsi="Bookman Old Style" w:cs="Gentium Basic"/>
                <w:b/>
                <w:bCs/>
                <w:highlight w:val="yellow"/>
              </w:rPr>
              <w:t>tidak sama atau tidak setara (tidak sejajar tingkatannya dalam struktur Susunan Tenaga Ahli Konsultan Pengawas bidang Bina Marga sesuai SE Menteri PUPR Nomor 16/SE/M/2022) atau dibawah posisi yang diusulkan.</w:t>
            </w:r>
          </w:p>
          <w:p w14:paraId="5EC7D3AF" w14:textId="77777777" w:rsidR="00216237" w:rsidRPr="00895830" w:rsidRDefault="00216237" w:rsidP="00216237">
            <w:pPr>
              <w:ind w:left="1165" w:right="-72"/>
              <w:jc w:val="both"/>
              <w:rPr>
                <w:rFonts w:ascii="Bookman Old Style" w:eastAsia="Gentium Basic" w:hAnsi="Bookman Old Style" w:cs="Gentium Basic"/>
                <w:highlight w:val="yellow"/>
              </w:rPr>
            </w:pPr>
          </w:p>
          <w:p w14:paraId="3310C8E0"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Dalam hal Tenaga Ahli yang diusulkan pernah menjabat sebagai ASN, maka pengalaman semasa menjabat sebagai ASN yang sesuai dengan lingkup pekerjaan yang akan dilaksanakan dapat diperhitungkan, dan dinilai kesesuaiannya dengan lingkup pekerjaan “MENUNJANG” dan posisi “TIDAK SESUAI”.</w:t>
            </w:r>
          </w:p>
          <w:p w14:paraId="25F70D39" w14:textId="77777777" w:rsidR="00216237" w:rsidRPr="00895830" w:rsidRDefault="00216237" w:rsidP="00216237">
            <w:pPr>
              <w:ind w:left="315" w:right="31"/>
              <w:jc w:val="both"/>
              <w:rPr>
                <w:rFonts w:ascii="Bookman Old Style" w:eastAsia="Gentium Basic" w:hAnsi="Bookman Old Style" w:cs="Gentium Basic"/>
                <w:highlight w:val="yellow"/>
              </w:rPr>
            </w:pPr>
          </w:p>
          <w:p w14:paraId="11C30100"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perhitungan bulan kerja DIKALI nilai lingkup pekerjaan DIKALI nilai posisi = jumlah bulan kerja profesional.</w:t>
            </w:r>
          </w:p>
          <w:p w14:paraId="010A26CF" w14:textId="77777777" w:rsidR="00216237" w:rsidRPr="00895830" w:rsidRDefault="00216237" w:rsidP="00216237">
            <w:pPr>
              <w:ind w:left="720"/>
              <w:contextualSpacing/>
              <w:jc w:val="both"/>
              <w:rPr>
                <w:rFonts w:ascii="Bookman Old Style" w:eastAsia="Gentium Basic" w:hAnsi="Bookman Old Style" w:cs="Gentium Basic"/>
                <w:highlight w:val="yellow"/>
              </w:rPr>
            </w:pPr>
          </w:p>
          <w:p w14:paraId="7D7F8373"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total seluruh jumlah bulan kerja profesional dibagi angka 12 = jangka waktu pengalaman kerja profesional.</w:t>
            </w:r>
          </w:p>
          <w:p w14:paraId="1FE2D215" w14:textId="77777777" w:rsidR="00216237" w:rsidRPr="00895830" w:rsidRDefault="00216237" w:rsidP="00216237">
            <w:pPr>
              <w:ind w:right="31"/>
              <w:jc w:val="both"/>
              <w:rPr>
                <w:rFonts w:ascii="Bookman Old Style" w:eastAsia="Gentium Basic" w:hAnsi="Bookman Old Style" w:cs="Gentium Basic"/>
                <w:highlight w:val="yellow"/>
              </w:rPr>
            </w:pPr>
          </w:p>
          <w:p w14:paraId="5BA24605"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jangka waktu pengalaman kerja profesional :</w:t>
            </w:r>
          </w:p>
          <w:p w14:paraId="7B651836" w14:textId="77777777" w:rsidR="00216237" w:rsidRPr="00895830" w:rsidRDefault="00216237" w:rsidP="008C5ED7">
            <w:pPr>
              <w:numPr>
                <w:ilvl w:val="6"/>
                <w:numId w:val="44"/>
              </w:numPr>
              <w:ind w:left="740" w:right="-72" w:hanging="395"/>
              <w:jc w:val="both"/>
              <w:rPr>
                <w:rFonts w:ascii="Bookman Old Style" w:eastAsia="Gentium Basic" w:hAnsi="Bookman Old Style" w:cs="Gentium Basic"/>
                <w:highlight w:val="yellow"/>
              </w:rPr>
            </w:pPr>
            <w:r w:rsidRPr="00895830">
              <w:rPr>
                <w:rFonts w:ascii="Bookman Old Style" w:eastAsia="Nova Mono" w:hAnsi="Bookman Old Style" w:cs="Nova Mono"/>
                <w:highlight w:val="yellow"/>
              </w:rPr>
              <w:t xml:space="preserve">memiliki ≥ </w:t>
            </w:r>
            <w:r w:rsidRPr="00895830">
              <w:rPr>
                <w:rFonts w:ascii="Bookman Old Style" w:eastAsia="Nova Mono" w:hAnsi="Bookman Old Style" w:cs="Nova Mono"/>
                <w:b/>
                <w:bCs/>
                <w:highlight w:val="yellow"/>
                <w:lang w:val="en-US"/>
              </w:rPr>
              <w:t>dari syarat KAK</w:t>
            </w:r>
            <w:r w:rsidRPr="00895830">
              <w:rPr>
                <w:rFonts w:ascii="Bookman Old Style" w:eastAsia="Nova Mono" w:hAnsi="Bookman Old Style" w:cs="Nova Mono"/>
                <w:highlight w:val="yellow"/>
                <w:lang w:val="en-US"/>
              </w:rPr>
              <w:t xml:space="preserve"> </w:t>
            </w:r>
            <w:r w:rsidRPr="00895830">
              <w:rPr>
                <w:rFonts w:ascii="Bookman Old Style" w:eastAsia="Nova Mono" w:hAnsi="Bookman Old Style" w:cs="Nova Mono"/>
                <w:highlight w:val="yellow"/>
              </w:rPr>
              <w:t xml:space="preserve"> tahun pengalaman kerja profesional, diberi nilai </w:t>
            </w:r>
            <w:r w:rsidRPr="00895830">
              <w:rPr>
                <w:rFonts w:ascii="Bookman Old Style" w:eastAsia="Nova Mono" w:hAnsi="Bookman Old Style" w:cs="Nova Mono"/>
                <w:b/>
                <w:bCs/>
                <w:highlight w:val="yellow"/>
              </w:rPr>
              <w:t>100 (seratus)</w:t>
            </w:r>
            <w:r w:rsidRPr="00895830">
              <w:rPr>
                <w:rFonts w:ascii="Bookman Old Style" w:eastAsia="Nova Mono" w:hAnsi="Bookman Old Style" w:cs="Nova Mono"/>
                <w:highlight w:val="yellow"/>
              </w:rPr>
              <w:t>;</w:t>
            </w:r>
          </w:p>
          <w:p w14:paraId="705ECD1F" w14:textId="77777777" w:rsidR="00216237" w:rsidRPr="00895830" w:rsidRDefault="00216237" w:rsidP="008C5ED7">
            <w:pPr>
              <w:numPr>
                <w:ilvl w:val="6"/>
                <w:numId w:val="44"/>
              </w:numPr>
              <w:spacing w:after="120"/>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memiliki &lt; </w:t>
            </w:r>
            <w:r w:rsidRPr="00895830">
              <w:rPr>
                <w:rFonts w:ascii="Bookman Old Style" w:eastAsia="Nova Mono" w:hAnsi="Bookman Old Style" w:cs="Nova Mono"/>
                <w:b/>
                <w:bCs/>
                <w:highlight w:val="yellow"/>
              </w:rPr>
              <w:t>dari syarat KAK</w:t>
            </w:r>
            <w:r w:rsidRPr="00895830">
              <w:rPr>
                <w:rFonts w:ascii="Bookman Old Style" w:eastAsia="Gentium Basic" w:hAnsi="Bookman Old Style" w:cs="Gentium Basic"/>
                <w:highlight w:val="yellow"/>
              </w:rPr>
              <w:t xml:space="preserve"> tahun pengalaman kerja profesional, diberi nilai secara proporsional terhadap lama pengalaman yang disyaratkan, dengan rumus:</w:t>
            </w:r>
          </w:p>
          <w:p w14:paraId="7FF001B0" w14:textId="77777777" w:rsidR="00216237" w:rsidRPr="00895830" w:rsidRDefault="00216237" w:rsidP="00216237">
            <w:pPr>
              <w:ind w:right="-72"/>
              <w:rPr>
                <w:rFonts w:ascii="Bookman Old Style" w:eastAsia="Gentium Basic" w:hAnsi="Bookman Old Style" w:cs="Gentium Basic"/>
                <w:highlight w:val="yellow"/>
              </w:rPr>
            </w:pPr>
            <m:oMathPara>
              <m:oMath>
                <m:r>
                  <w:ins w:id="18" w:author="Angga Pratama" w:date="2021-11-11T02:42:00Z">
                    <w:rPr>
                      <w:rFonts w:ascii="Cambria Math" w:eastAsia="Gentium Basic" w:hAnsi="Cambria Math" w:cs="Gentium Basic"/>
                      <w:color w:val="000000"/>
                      <w:highlight w:val="yellow"/>
                    </w:rPr>
                    <m:t>Nilai TA=</m:t>
                  </w:ins>
                </m:r>
                <m:f>
                  <m:fPr>
                    <m:ctrlPr>
                      <w:ins w:id="19" w:author="Angga Pratama" w:date="2021-11-11T02:42:00Z">
                        <w:rPr>
                          <w:rFonts w:ascii="Cambria Math" w:eastAsia="Gentium Basic" w:hAnsi="Cambria Math" w:cs="Gentium Basic"/>
                          <w:i/>
                          <w:color w:val="000000"/>
                          <w:highlight w:val="yellow"/>
                        </w:rPr>
                      </w:ins>
                    </m:ctrlPr>
                  </m:fPr>
                  <m:num>
                    <m:r>
                      <w:ins w:id="20" w:author="Angga Pratama" w:date="2021-11-11T02:42:00Z">
                        <w:rPr>
                          <w:rFonts w:ascii="Cambria Math" w:eastAsia="Gentium Basic" w:hAnsi="Cambria Math" w:cs="Gentium Basic"/>
                          <w:color w:val="000000"/>
                          <w:highlight w:val="yellow"/>
                        </w:rPr>
                        <m:t>Thn Pengalaman TA</m:t>
                      </w:ins>
                    </m:r>
                  </m:num>
                  <m:den>
                    <m:r>
                      <w:ins w:id="21" w:author="Angga Pratama" w:date="2021-11-11T02:42:00Z">
                        <w:rPr>
                          <w:rFonts w:ascii="Cambria Math" w:eastAsia="Gentium Basic" w:hAnsi="Cambria Math" w:cs="Gentium Basic"/>
                          <w:color w:val="000000"/>
                          <w:highlight w:val="yellow"/>
                        </w:rPr>
                        <m:t>Thn Pengalaman disyaratkan</m:t>
                      </w:ins>
                    </m:r>
                  </m:den>
                </m:f>
                <m:r>
                  <w:ins w:id="22" w:author="Angga Pratama" w:date="2021-11-11T02:42:00Z">
                    <w:rPr>
                      <w:rFonts w:ascii="Cambria Math" w:eastAsia="Gentium Basic" w:hAnsi="Cambria Math" w:cs="Gentium Basic"/>
                      <w:color w:val="000000"/>
                      <w:highlight w:val="yellow"/>
                    </w:rPr>
                    <m:t>x 100</m:t>
                  </w:ins>
                </m:r>
              </m:oMath>
            </m:oMathPara>
          </w:p>
          <w:p w14:paraId="4FC2800D" w14:textId="1833C43A" w:rsidR="00216237" w:rsidRPr="00895830" w:rsidRDefault="00216237" w:rsidP="00216237">
            <w:pPr>
              <w:jc w:val="both"/>
              <w:rPr>
                <w:rFonts w:ascii="Bookman Old Style" w:eastAsia="Basic" w:hAnsi="Bookman Old Style" w:cs="Basic"/>
                <w:highlight w:val="yellow"/>
              </w:rPr>
            </w:pPr>
          </w:p>
        </w:tc>
        <w:tc>
          <w:tcPr>
            <w:tcW w:w="1440" w:type="dxa"/>
            <w:vAlign w:val="center"/>
          </w:tcPr>
          <w:p w14:paraId="73B74764" w14:textId="7CFB0E69" w:rsidR="00216237" w:rsidRPr="00895830" w:rsidRDefault="00216237" w:rsidP="00216237">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593AAAE8" w14:textId="4664C2C3"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ABB6F8E" w14:textId="22908CFB"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D91595" w:rsidRPr="00895830" w14:paraId="61B54506" w14:textId="77777777" w:rsidTr="00356DC1">
        <w:tc>
          <w:tcPr>
            <w:tcW w:w="628" w:type="dxa"/>
            <w:vMerge/>
          </w:tcPr>
          <w:p w14:paraId="06CF6E15" w14:textId="77777777" w:rsidR="00D91595" w:rsidRPr="00895830" w:rsidRDefault="00D91595" w:rsidP="00D91595">
            <w:pPr>
              <w:pStyle w:val="ListParagraph"/>
              <w:spacing w:before="2" w:line="276" w:lineRule="auto"/>
              <w:ind w:left="0" w:right="28"/>
              <w:jc w:val="both"/>
              <w:rPr>
                <w:rFonts w:ascii="Bookman Old Style" w:hAnsi="Bookman Old Style" w:cs="Arial"/>
                <w:b/>
                <w:bCs/>
                <w:highlight w:val="yellow"/>
              </w:rPr>
            </w:pPr>
          </w:p>
        </w:tc>
        <w:tc>
          <w:tcPr>
            <w:tcW w:w="2313" w:type="dxa"/>
          </w:tcPr>
          <w:p w14:paraId="5EBED89E" w14:textId="2090F895" w:rsidR="00D91595" w:rsidRPr="00895830" w:rsidRDefault="00D91595" w:rsidP="008C5ED7">
            <w:pPr>
              <w:pStyle w:val="ListParagraph"/>
              <w:numPr>
                <w:ilvl w:val="1"/>
                <w:numId w:val="9"/>
              </w:numPr>
              <w:spacing w:before="2" w:line="276" w:lineRule="auto"/>
              <w:ind w:left="382" w:right="28"/>
              <w:jc w:val="both"/>
              <w:rPr>
                <w:rFonts w:ascii="Bookman Old Style" w:eastAsia="Basic" w:hAnsi="Bookman Old Style" w:cs="Basic"/>
                <w:highlight w:val="yellow"/>
              </w:rPr>
            </w:pPr>
            <w:r w:rsidRPr="00895830">
              <w:rPr>
                <w:rFonts w:ascii="Bookman Old Style" w:eastAsia="Basic" w:hAnsi="Bookman Old Style" w:cs="Basic"/>
                <w:highlight w:val="yellow"/>
              </w:rPr>
              <w:t>status tenaga ahli yang diusulkan</w:t>
            </w:r>
          </w:p>
        </w:tc>
        <w:tc>
          <w:tcPr>
            <w:tcW w:w="1111" w:type="dxa"/>
          </w:tcPr>
          <w:p w14:paraId="5A89200E" w14:textId="749D2140" w:rsidR="00D91595" w:rsidRPr="00895830" w:rsidRDefault="00D91595" w:rsidP="00D91595">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5%</w:t>
            </w:r>
          </w:p>
        </w:tc>
        <w:tc>
          <w:tcPr>
            <w:tcW w:w="1049" w:type="dxa"/>
          </w:tcPr>
          <w:p w14:paraId="599FA030" w14:textId="4B118C23" w:rsidR="00D91595" w:rsidRPr="00895830" w:rsidRDefault="00D91595" w:rsidP="00D91595">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tcPr>
          <w:p w14:paraId="5BD128E1" w14:textId="3AC87D50" w:rsidR="00D91595" w:rsidRPr="00895830" w:rsidRDefault="00D91595" w:rsidP="00D91595">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7F3B7616" w14:textId="77777777" w:rsidR="00D91595" w:rsidRPr="00895830" w:rsidRDefault="00D91595" w:rsidP="00D91595">
            <w:pPr>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Kriteria penilaian:</w:t>
            </w:r>
          </w:p>
          <w:p w14:paraId="272E167D" w14:textId="77777777" w:rsidR="00D91595" w:rsidRPr="00895830" w:rsidRDefault="00D91595" w:rsidP="008C5ED7">
            <w:pPr>
              <w:numPr>
                <w:ilvl w:val="0"/>
                <w:numId w:val="45"/>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Berstatus sebagai tenaga ahli tetap, diberi nilai </w:t>
            </w:r>
            <w:r w:rsidRPr="00895830">
              <w:rPr>
                <w:rFonts w:ascii="Bookman Old Style" w:eastAsia="Gentium Basic" w:hAnsi="Bookman Old Style" w:cs="Gentium Basic"/>
                <w:b/>
                <w:bCs/>
                <w:highlight w:val="yellow"/>
                <w:lang w:val="it-IT"/>
              </w:rPr>
              <w:t>100</w:t>
            </w:r>
            <w:r w:rsidRPr="00895830">
              <w:rPr>
                <w:rFonts w:ascii="Bookman Old Style" w:eastAsia="Gentium Basic" w:hAnsi="Bookman Old Style" w:cs="Gentium Basic"/>
                <w:highlight w:val="yellow"/>
              </w:rPr>
              <w:t>;</w:t>
            </w:r>
          </w:p>
          <w:p w14:paraId="021A189B" w14:textId="2E2193DA" w:rsidR="00D91595" w:rsidRPr="00895830" w:rsidRDefault="00D91595" w:rsidP="008C5ED7">
            <w:pPr>
              <w:numPr>
                <w:ilvl w:val="0"/>
                <w:numId w:val="12"/>
              </w:numPr>
              <w:pBdr>
                <w:top w:val="nil"/>
                <w:left w:val="nil"/>
                <w:bottom w:val="nil"/>
                <w:right w:val="nil"/>
                <w:between w:val="nil"/>
              </w:pBdr>
              <w:ind w:left="315" w:right="31" w:hanging="284"/>
              <w:jc w:val="both"/>
              <w:rPr>
                <w:rFonts w:ascii="Bookman Old Style" w:eastAsia="Basic" w:hAnsi="Bookman Old Style" w:cs="Basic"/>
                <w:highlight w:val="yellow"/>
              </w:rPr>
            </w:pPr>
            <w:r w:rsidRPr="00895830">
              <w:rPr>
                <w:rFonts w:ascii="Bookman Old Style" w:eastAsia="Gentium Basic" w:hAnsi="Bookman Old Style" w:cs="Gentium Basic"/>
                <w:highlight w:val="yellow"/>
              </w:rPr>
              <w:t xml:space="preserve">Berstatus sebagai tenaga ahli tidak tetap, diberi nilai </w:t>
            </w:r>
            <w:r w:rsidRPr="00895830">
              <w:rPr>
                <w:rFonts w:ascii="Bookman Old Style" w:eastAsia="Gentium Basic" w:hAnsi="Bookman Old Style" w:cs="Gentium Basic"/>
                <w:b/>
                <w:bCs/>
                <w:highlight w:val="yellow"/>
                <w:lang w:val="en-US"/>
              </w:rPr>
              <w:t>60</w:t>
            </w:r>
            <w:r w:rsidRPr="00895830">
              <w:rPr>
                <w:rFonts w:ascii="Bookman Old Style" w:eastAsia="Gentium Basic" w:hAnsi="Bookman Old Style" w:cs="Gentium Basic"/>
                <w:highlight w:val="yellow"/>
              </w:rPr>
              <w:t>;</w:t>
            </w:r>
          </w:p>
        </w:tc>
        <w:tc>
          <w:tcPr>
            <w:tcW w:w="1440" w:type="dxa"/>
          </w:tcPr>
          <w:p w14:paraId="3E2EB61E" w14:textId="1E7D405E" w:rsidR="00D91595" w:rsidRPr="00895830" w:rsidRDefault="00D91595" w:rsidP="00D91595">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tcPr>
          <w:p w14:paraId="210D8581" w14:textId="461B1F0E"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tcPr>
          <w:p w14:paraId="1EC75FDC" w14:textId="19832BD0"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3CFCACAF" w14:textId="77777777" w:rsidTr="00356DC1">
        <w:tc>
          <w:tcPr>
            <w:tcW w:w="628" w:type="dxa"/>
            <w:vMerge/>
          </w:tcPr>
          <w:p w14:paraId="475440DA"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c>
          <w:tcPr>
            <w:tcW w:w="2313" w:type="dxa"/>
          </w:tcPr>
          <w:p w14:paraId="0648D91E" w14:textId="7B39E62A" w:rsidR="002C711B" w:rsidRPr="00895830" w:rsidRDefault="002C711B" w:rsidP="008C5ED7">
            <w:pPr>
              <w:pStyle w:val="ListParagraph"/>
              <w:numPr>
                <w:ilvl w:val="1"/>
                <w:numId w:val="9"/>
              </w:numPr>
              <w:spacing w:before="2" w:line="276" w:lineRule="auto"/>
              <w:ind w:left="382" w:right="28"/>
              <w:jc w:val="both"/>
              <w:rPr>
                <w:rFonts w:ascii="Bookman Old Style" w:hAnsi="Bookman Old Style" w:cs="Arial"/>
                <w:b/>
                <w:highlight w:val="yellow"/>
              </w:rPr>
            </w:pPr>
            <w:r w:rsidRPr="00895830">
              <w:rPr>
                <w:rFonts w:ascii="Bookman Old Style" w:eastAsia="Basic" w:hAnsi="Bookman Old Style" w:cs="Basic"/>
                <w:highlight w:val="yellow"/>
              </w:rPr>
              <w:t>Subunsur lain-lain:</w:t>
            </w:r>
          </w:p>
        </w:tc>
        <w:tc>
          <w:tcPr>
            <w:tcW w:w="1111" w:type="dxa"/>
            <w:vAlign w:val="center"/>
          </w:tcPr>
          <w:p w14:paraId="33BE1948" w14:textId="773FD616" w:rsidR="002C711B" w:rsidRPr="00895830" w:rsidRDefault="002C711B" w:rsidP="002C711B">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5%</w:t>
            </w:r>
          </w:p>
        </w:tc>
        <w:tc>
          <w:tcPr>
            <w:tcW w:w="1049" w:type="dxa"/>
            <w:vAlign w:val="center"/>
          </w:tcPr>
          <w:p w14:paraId="1EDCC0A4" w14:textId="6704FB82" w:rsidR="002C711B" w:rsidRPr="00895830" w:rsidRDefault="002C711B" w:rsidP="002C711B">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15D7131F" w14:textId="387C2A8C" w:rsidR="002C711B" w:rsidRPr="00895830" w:rsidRDefault="002C711B" w:rsidP="002C711B">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770540EF" w14:textId="56856168" w:rsidR="002C711B" w:rsidRPr="00895830" w:rsidRDefault="002C711B" w:rsidP="002C711B">
            <w:pPr>
              <w:rPr>
                <w:rFonts w:ascii="Bookman Old Style" w:hAnsi="Bookman Old Style" w:cs="Arial"/>
                <w:highlight w:val="yellow"/>
                <w:lang w:val="en-US"/>
              </w:rPr>
            </w:pPr>
          </w:p>
        </w:tc>
        <w:tc>
          <w:tcPr>
            <w:tcW w:w="1440" w:type="dxa"/>
          </w:tcPr>
          <w:p w14:paraId="1F990544" w14:textId="77777777" w:rsidR="002C711B" w:rsidRPr="00895830" w:rsidRDefault="002C711B" w:rsidP="002C711B">
            <w:pPr>
              <w:rPr>
                <w:rFonts w:ascii="Bookman Old Style" w:hAnsi="Bookman Old Style" w:cs="Arial"/>
                <w:b/>
                <w:bCs/>
                <w:highlight w:val="yellow"/>
              </w:rPr>
            </w:pPr>
          </w:p>
        </w:tc>
        <w:tc>
          <w:tcPr>
            <w:tcW w:w="1450" w:type="dxa"/>
          </w:tcPr>
          <w:p w14:paraId="4C6BBFAB"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c>
          <w:tcPr>
            <w:tcW w:w="956" w:type="dxa"/>
          </w:tcPr>
          <w:p w14:paraId="5CA4E547"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r>
      <w:tr w:rsidR="00D91595" w:rsidRPr="00895830" w14:paraId="51E84DAE" w14:textId="77777777" w:rsidTr="00356DC1">
        <w:tc>
          <w:tcPr>
            <w:tcW w:w="628" w:type="dxa"/>
            <w:vMerge/>
          </w:tcPr>
          <w:p w14:paraId="3D0686FE" w14:textId="77777777" w:rsidR="00D91595" w:rsidRPr="00895830" w:rsidRDefault="00D91595" w:rsidP="00D91595">
            <w:pPr>
              <w:pStyle w:val="ListParagraph"/>
              <w:spacing w:before="2" w:line="276" w:lineRule="auto"/>
              <w:ind w:left="0" w:right="28"/>
              <w:jc w:val="both"/>
              <w:rPr>
                <w:rFonts w:ascii="Bookman Old Style" w:hAnsi="Bookman Old Style" w:cs="Arial"/>
                <w:b/>
                <w:bCs/>
                <w:highlight w:val="yellow"/>
              </w:rPr>
            </w:pPr>
          </w:p>
        </w:tc>
        <w:tc>
          <w:tcPr>
            <w:tcW w:w="2313" w:type="dxa"/>
          </w:tcPr>
          <w:p w14:paraId="3E759E68" w14:textId="1F36DC74" w:rsidR="00D91595" w:rsidRPr="00895830" w:rsidRDefault="00D91595" w:rsidP="008C5ED7">
            <w:pPr>
              <w:pStyle w:val="ListParagraph"/>
              <w:numPr>
                <w:ilvl w:val="0"/>
                <w:numId w:val="6"/>
              </w:numPr>
              <w:spacing w:before="2" w:line="276" w:lineRule="auto"/>
              <w:ind w:left="526" w:right="28" w:hanging="180"/>
              <w:jc w:val="both"/>
              <w:rPr>
                <w:rFonts w:ascii="Bookman Old Style" w:hAnsi="Bookman Old Style" w:cs="Arial"/>
                <w:b/>
                <w:highlight w:val="yellow"/>
              </w:rPr>
            </w:pPr>
            <w:r w:rsidRPr="00895830">
              <w:rPr>
                <w:rFonts w:ascii="Bookman Old Style" w:eastAsia="Basic" w:hAnsi="Bookman Old Style" w:cs="Basic"/>
                <w:color w:val="000000"/>
                <w:highlight w:val="yellow"/>
              </w:rPr>
              <w:t>penguasaan bahasa Inggris [apabila dibutuhkan]</w:t>
            </w:r>
          </w:p>
        </w:tc>
        <w:tc>
          <w:tcPr>
            <w:tcW w:w="1111" w:type="dxa"/>
            <w:vAlign w:val="center"/>
          </w:tcPr>
          <w:p w14:paraId="414AD758" w14:textId="1670D911" w:rsidR="00D91595" w:rsidRPr="00895830" w:rsidRDefault="00D91595" w:rsidP="00D91595">
            <w:pPr>
              <w:pStyle w:val="ListParagraph"/>
              <w:spacing w:before="2" w:line="276" w:lineRule="auto"/>
              <w:ind w:left="0" w:right="28"/>
              <w:jc w:val="center"/>
              <w:rPr>
                <w:rFonts w:ascii="Bookman Old Style" w:hAnsi="Bookman Old Style" w:cs="Arial"/>
                <w:iCs/>
                <w:highlight w:val="yellow"/>
              </w:rPr>
            </w:pPr>
            <w:r w:rsidRPr="00895830">
              <w:rPr>
                <w:rFonts w:ascii="Bookman Old Style" w:hAnsi="Bookman Old Style" w:cs="Arial"/>
                <w:iCs/>
                <w:highlight w:val="yellow"/>
              </w:rPr>
              <w:t>-</w:t>
            </w:r>
          </w:p>
        </w:tc>
        <w:tc>
          <w:tcPr>
            <w:tcW w:w="1049" w:type="dxa"/>
            <w:vAlign w:val="center"/>
          </w:tcPr>
          <w:p w14:paraId="6F342375" w14:textId="704C80B9" w:rsidR="00D91595" w:rsidRPr="00895830" w:rsidRDefault="00D91595" w:rsidP="00D91595">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3E412D33" w14:textId="5544CDBF" w:rsidR="00D91595" w:rsidRPr="00895830" w:rsidRDefault="00D91595" w:rsidP="00D91595">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Merge w:val="restart"/>
            <w:vAlign w:val="center"/>
          </w:tcPr>
          <w:p w14:paraId="656FD45E" w14:textId="54F00FFA" w:rsidR="00D91595" w:rsidRPr="00895830" w:rsidRDefault="00D91595" w:rsidP="00D91595">
            <w:pPr>
              <w:jc w:val="both"/>
              <w:rPr>
                <w:rFonts w:ascii="Bookman Old Style" w:eastAsia="Basic" w:hAnsi="Bookman Old Style" w:cs="Basic"/>
                <w:highlight w:val="yellow"/>
              </w:rPr>
            </w:pPr>
            <w:r w:rsidRPr="00895830">
              <w:rPr>
                <w:rFonts w:ascii="Bookman Old Style" w:eastAsia="Gentium Basic" w:hAnsi="Bookman Old Style" w:cs="Gentium Basic"/>
                <w:highlight w:val="yellow"/>
              </w:rPr>
              <w:t xml:space="preserve">Penilaian diberikan paling banyak </w:t>
            </w:r>
            <w:r w:rsidRPr="00895830">
              <w:rPr>
                <w:rFonts w:ascii="Bookman Old Style" w:eastAsia="Gentium Basic" w:hAnsi="Bookman Old Style" w:cs="Gentium Basic"/>
                <w:b/>
                <w:bCs/>
                <w:highlight w:val="yellow"/>
              </w:rPr>
              <w:t>100 (seratus)</w:t>
            </w:r>
            <w:r w:rsidRPr="00895830">
              <w:rPr>
                <w:rFonts w:ascii="Bookman Old Style" w:eastAsia="Gentium Basic" w:hAnsi="Bookman Old Style" w:cs="Gentium Basic"/>
                <w:highlight w:val="yellow"/>
              </w:rPr>
              <w:t>, dinilai secara proporsional sesuai dengan banyaknya subunsur lain yang dinilai.</w:t>
            </w:r>
          </w:p>
        </w:tc>
        <w:tc>
          <w:tcPr>
            <w:tcW w:w="1440" w:type="dxa"/>
            <w:vAlign w:val="center"/>
          </w:tcPr>
          <w:p w14:paraId="0E3307FF" w14:textId="2A3C14CA" w:rsidR="00D91595" w:rsidRPr="00895830" w:rsidRDefault="00D91595" w:rsidP="00D91595">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56C6800D" w14:textId="5DF64C38"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82B5854" w14:textId="4CD6DB15"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4D0E2BE7" w14:textId="77777777" w:rsidTr="00356DC1">
        <w:tc>
          <w:tcPr>
            <w:tcW w:w="628" w:type="dxa"/>
            <w:vMerge/>
          </w:tcPr>
          <w:p w14:paraId="6246EF40"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c>
          <w:tcPr>
            <w:tcW w:w="2313" w:type="dxa"/>
          </w:tcPr>
          <w:p w14:paraId="565553F9" w14:textId="7253AEEE" w:rsidR="002C711B" w:rsidRPr="00895830" w:rsidRDefault="002C711B" w:rsidP="008C5ED7">
            <w:pPr>
              <w:pStyle w:val="ListParagraph"/>
              <w:numPr>
                <w:ilvl w:val="0"/>
                <w:numId w:val="6"/>
              </w:numPr>
              <w:spacing w:before="2" w:line="276" w:lineRule="auto"/>
              <w:ind w:left="526" w:right="28" w:hanging="180"/>
              <w:jc w:val="both"/>
              <w:rPr>
                <w:rFonts w:ascii="Bookman Old Style" w:eastAsia="Basic" w:hAnsi="Bookman Old Style" w:cs="Basic"/>
                <w:color w:val="000000"/>
                <w:highlight w:val="yellow"/>
              </w:rPr>
            </w:pPr>
            <w:r w:rsidRPr="00895830">
              <w:rPr>
                <w:rFonts w:ascii="Bookman Old Style" w:eastAsia="Basic" w:hAnsi="Bookman Old Style" w:cs="Basic"/>
                <w:color w:val="000000"/>
                <w:highlight w:val="yellow"/>
              </w:rPr>
              <w:t>penguasaan bahasa setempat [apabila dibutuhkan]</w:t>
            </w:r>
          </w:p>
        </w:tc>
        <w:tc>
          <w:tcPr>
            <w:tcW w:w="1111" w:type="dxa"/>
            <w:vAlign w:val="center"/>
          </w:tcPr>
          <w:p w14:paraId="22835C9D" w14:textId="28D4BB01" w:rsidR="002C711B" w:rsidRPr="00895830" w:rsidRDefault="002C711B" w:rsidP="002C711B">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2484AEC1" w14:textId="0416CBC4" w:rsidR="002C711B" w:rsidRPr="00895830" w:rsidRDefault="002C711B" w:rsidP="002C711B">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1130F30A" w14:textId="22CAB314" w:rsidR="002C711B" w:rsidRPr="00895830" w:rsidRDefault="002C711B" w:rsidP="002C711B">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Merge/>
            <w:vAlign w:val="center"/>
          </w:tcPr>
          <w:p w14:paraId="1DE880B4" w14:textId="77777777" w:rsidR="002C711B" w:rsidRPr="00895830" w:rsidRDefault="002C711B" w:rsidP="002C711B">
            <w:pPr>
              <w:jc w:val="both"/>
              <w:rPr>
                <w:rFonts w:ascii="Bookman Old Style" w:hAnsi="Bookman Old Style" w:cs="Arial"/>
                <w:highlight w:val="yellow"/>
              </w:rPr>
            </w:pPr>
          </w:p>
        </w:tc>
        <w:tc>
          <w:tcPr>
            <w:tcW w:w="1440" w:type="dxa"/>
            <w:vAlign w:val="center"/>
          </w:tcPr>
          <w:p w14:paraId="7B9E4A76" w14:textId="699F8D31" w:rsidR="002C711B" w:rsidRPr="00895830" w:rsidRDefault="002C711B" w:rsidP="002C711B">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29B7F3E" w14:textId="28F88577"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26D1011" w14:textId="6124F8F3"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492EFCAA" w14:textId="77777777" w:rsidTr="00356DC1">
        <w:tc>
          <w:tcPr>
            <w:tcW w:w="628" w:type="dxa"/>
            <w:vMerge/>
          </w:tcPr>
          <w:p w14:paraId="5553EC64"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c>
          <w:tcPr>
            <w:tcW w:w="2313" w:type="dxa"/>
          </w:tcPr>
          <w:p w14:paraId="0FA09564" w14:textId="0E571841" w:rsidR="002C711B" w:rsidRPr="00895830" w:rsidRDefault="002C711B" w:rsidP="008C5ED7">
            <w:pPr>
              <w:pStyle w:val="ListParagraph"/>
              <w:numPr>
                <w:ilvl w:val="0"/>
                <w:numId w:val="6"/>
              </w:numPr>
              <w:spacing w:before="2" w:line="276" w:lineRule="auto"/>
              <w:ind w:left="526" w:right="28" w:hanging="180"/>
              <w:jc w:val="both"/>
              <w:rPr>
                <w:rFonts w:ascii="Bookman Old Style" w:eastAsia="Basic" w:hAnsi="Bookman Old Style" w:cs="Basic"/>
                <w:color w:val="000000"/>
                <w:highlight w:val="yellow"/>
              </w:rPr>
            </w:pPr>
            <w:r w:rsidRPr="00895830">
              <w:rPr>
                <w:rFonts w:ascii="Bookman Old Style" w:eastAsia="Basic" w:hAnsi="Bookman Old Style" w:cs="Basic"/>
                <w:color w:val="000000"/>
                <w:highlight w:val="yellow"/>
              </w:rPr>
              <w:t>penguasaan Bahasa Indonesia bagi konsultan asing [apabila dibutuhkan]</w:t>
            </w:r>
          </w:p>
        </w:tc>
        <w:tc>
          <w:tcPr>
            <w:tcW w:w="1111" w:type="dxa"/>
            <w:vAlign w:val="center"/>
          </w:tcPr>
          <w:p w14:paraId="1E8FE7BC" w14:textId="36221A6B" w:rsidR="002C711B" w:rsidRPr="00895830" w:rsidRDefault="002C711B" w:rsidP="002C711B">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11B9D8F0" w14:textId="555C57B5" w:rsidR="002C711B" w:rsidRPr="00895830" w:rsidRDefault="002C711B" w:rsidP="002C711B">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21C42729" w14:textId="548F916C" w:rsidR="002C711B" w:rsidRPr="00895830" w:rsidRDefault="002C711B" w:rsidP="002C711B">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Merge/>
            <w:vAlign w:val="center"/>
          </w:tcPr>
          <w:p w14:paraId="7D1F1DAB" w14:textId="77777777" w:rsidR="002C711B" w:rsidRPr="00895830" w:rsidRDefault="002C711B" w:rsidP="002C711B">
            <w:pPr>
              <w:jc w:val="both"/>
              <w:rPr>
                <w:rFonts w:ascii="Bookman Old Style" w:hAnsi="Bookman Old Style" w:cs="Arial"/>
                <w:highlight w:val="yellow"/>
              </w:rPr>
            </w:pPr>
          </w:p>
        </w:tc>
        <w:tc>
          <w:tcPr>
            <w:tcW w:w="1440" w:type="dxa"/>
            <w:vAlign w:val="center"/>
          </w:tcPr>
          <w:p w14:paraId="2DC217CB" w14:textId="626F707F" w:rsidR="002C711B" w:rsidRPr="00895830" w:rsidRDefault="002C711B" w:rsidP="002C711B">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A17852A" w14:textId="683B9964"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35C5B7F" w14:textId="517888B0"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D91595" w:rsidRPr="00895830" w14:paraId="2F043176" w14:textId="77777777" w:rsidTr="00356DC1">
        <w:tc>
          <w:tcPr>
            <w:tcW w:w="628" w:type="dxa"/>
            <w:vMerge/>
          </w:tcPr>
          <w:p w14:paraId="2FF6974E" w14:textId="77777777" w:rsidR="00D91595" w:rsidRPr="00895830" w:rsidRDefault="00D91595" w:rsidP="00D91595">
            <w:pPr>
              <w:pStyle w:val="ListParagraph"/>
              <w:spacing w:before="2" w:line="276" w:lineRule="auto"/>
              <w:ind w:left="0" w:right="28"/>
              <w:jc w:val="both"/>
              <w:rPr>
                <w:rFonts w:ascii="Bookman Old Style" w:hAnsi="Bookman Old Style" w:cs="Arial"/>
                <w:b/>
                <w:bCs/>
                <w:highlight w:val="yellow"/>
              </w:rPr>
            </w:pPr>
          </w:p>
        </w:tc>
        <w:tc>
          <w:tcPr>
            <w:tcW w:w="2313" w:type="dxa"/>
          </w:tcPr>
          <w:p w14:paraId="22176780" w14:textId="631B8609" w:rsidR="00D91595" w:rsidRPr="00895830" w:rsidRDefault="00D91595" w:rsidP="008C5ED7">
            <w:pPr>
              <w:pStyle w:val="ListParagraph"/>
              <w:numPr>
                <w:ilvl w:val="0"/>
                <w:numId w:val="6"/>
              </w:numPr>
              <w:spacing w:before="2" w:line="276" w:lineRule="auto"/>
              <w:ind w:left="526" w:right="28" w:hanging="180"/>
              <w:jc w:val="both"/>
              <w:rPr>
                <w:rFonts w:ascii="Bookman Old Style" w:eastAsia="Basic" w:hAnsi="Bookman Old Style" w:cs="Basic"/>
                <w:color w:val="000000"/>
                <w:highlight w:val="yellow"/>
              </w:rPr>
            </w:pPr>
            <w:r w:rsidRPr="00895830">
              <w:rPr>
                <w:rFonts w:ascii="Bookman Old Style" w:eastAsia="Basic" w:hAnsi="Bookman Old Style" w:cs="Basic"/>
                <w:color w:val="000000"/>
                <w:highlight w:val="yellow"/>
              </w:rPr>
              <w:t>aspek pengenalan (familiarity) atas tata-cara, aturan, situasi, dan kondisi (custom) setempat: pengalaman melaksanakan pekerjaan di Prov. Kalsel</w:t>
            </w:r>
          </w:p>
        </w:tc>
        <w:tc>
          <w:tcPr>
            <w:tcW w:w="1111" w:type="dxa"/>
            <w:vAlign w:val="center"/>
          </w:tcPr>
          <w:p w14:paraId="76EA5D02" w14:textId="174C2D2B" w:rsidR="00D91595" w:rsidRPr="00895830" w:rsidRDefault="00D91595" w:rsidP="00D91595">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5%</w:t>
            </w:r>
          </w:p>
        </w:tc>
        <w:tc>
          <w:tcPr>
            <w:tcW w:w="1049" w:type="dxa"/>
            <w:vAlign w:val="center"/>
          </w:tcPr>
          <w:p w14:paraId="17FF08D2" w14:textId="01179B45" w:rsidR="00D91595" w:rsidRPr="00895830" w:rsidRDefault="00D91595" w:rsidP="00D91595">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2E0213C4" w14:textId="05D84304" w:rsidR="00D91595" w:rsidRPr="00895830" w:rsidRDefault="00D91595" w:rsidP="00D91595">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Merge/>
            <w:vAlign w:val="center"/>
          </w:tcPr>
          <w:p w14:paraId="20BD17E1" w14:textId="77777777" w:rsidR="00D91595" w:rsidRPr="00895830" w:rsidRDefault="00D91595" w:rsidP="00D91595">
            <w:pPr>
              <w:jc w:val="both"/>
              <w:rPr>
                <w:rFonts w:ascii="Bookman Old Style" w:hAnsi="Bookman Old Style" w:cs="Arial"/>
                <w:highlight w:val="yellow"/>
              </w:rPr>
            </w:pPr>
          </w:p>
        </w:tc>
        <w:tc>
          <w:tcPr>
            <w:tcW w:w="1440" w:type="dxa"/>
            <w:vAlign w:val="center"/>
          </w:tcPr>
          <w:p w14:paraId="1149C5C5" w14:textId="1820AF57" w:rsidR="00D91595" w:rsidRPr="00895830" w:rsidRDefault="00D91595" w:rsidP="00D91595">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5634BE6D" w14:textId="38F3698F"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07A4DB7" w14:textId="6D255B54"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D91595" w:rsidRPr="00895830" w14:paraId="042463B7" w14:textId="77777777" w:rsidTr="00356DC1">
        <w:tc>
          <w:tcPr>
            <w:tcW w:w="628" w:type="dxa"/>
          </w:tcPr>
          <w:p w14:paraId="4D4F58AF" w14:textId="77777777" w:rsidR="00D91595" w:rsidRPr="00895830" w:rsidRDefault="00D91595" w:rsidP="00D91595">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780A10CE" w14:textId="55E172CF" w:rsidR="00D91595" w:rsidRPr="00895830" w:rsidRDefault="00D91595" w:rsidP="00D91595">
            <w:pPr>
              <w:pStyle w:val="ListParagraph"/>
              <w:spacing w:before="2" w:line="276" w:lineRule="auto"/>
              <w:ind w:left="0" w:right="28"/>
              <w:jc w:val="both"/>
              <w:rPr>
                <w:rFonts w:ascii="Bookman Old Style" w:eastAsia="Basic" w:hAnsi="Bookman Old Style" w:cs="Basic"/>
                <w:color w:val="000000" w:themeColor="text1"/>
                <w:highlight w:val="yellow"/>
              </w:rPr>
            </w:pPr>
            <w:r w:rsidRPr="00895830">
              <w:rPr>
                <w:rFonts w:ascii="Bookman Old Style" w:eastAsia="Basic" w:hAnsi="Bookman Old Style" w:cs="Basic"/>
                <w:b/>
                <w:highlight w:val="yellow"/>
              </w:rPr>
              <w:t>Jumlah</w:t>
            </w:r>
          </w:p>
        </w:tc>
        <w:tc>
          <w:tcPr>
            <w:tcW w:w="1111" w:type="dxa"/>
            <w:vAlign w:val="center"/>
          </w:tcPr>
          <w:p w14:paraId="3533A9DF" w14:textId="44FE619D" w:rsidR="00D91595" w:rsidRPr="00895830" w:rsidRDefault="00D91595" w:rsidP="00D91595">
            <w:pPr>
              <w:pStyle w:val="ListParagraph"/>
              <w:spacing w:before="2" w:line="276" w:lineRule="auto"/>
              <w:ind w:left="0" w:right="28"/>
              <w:jc w:val="center"/>
              <w:rPr>
                <w:rFonts w:ascii="Bookman Old Style" w:eastAsia="Basic" w:hAnsi="Bookman Old Style" w:cs="Basic"/>
                <w:iCs/>
                <w:highlight w:val="yellow"/>
              </w:rPr>
            </w:pPr>
            <w:r w:rsidRPr="00895830">
              <w:rPr>
                <w:rFonts w:ascii="Bookman Old Style" w:eastAsia="Basic" w:hAnsi="Bookman Old Style" w:cs="Basic"/>
                <w:b/>
                <w:iCs/>
                <w:highlight w:val="yellow"/>
              </w:rPr>
              <w:t>100%</w:t>
            </w:r>
          </w:p>
        </w:tc>
        <w:tc>
          <w:tcPr>
            <w:tcW w:w="1049" w:type="dxa"/>
            <w:vAlign w:val="center"/>
          </w:tcPr>
          <w:p w14:paraId="1A088D61" w14:textId="4F77E619" w:rsidR="00D91595" w:rsidRPr="00895830" w:rsidRDefault="00D91595" w:rsidP="00D91595">
            <w:pPr>
              <w:jc w:val="center"/>
              <w:rPr>
                <w:rFonts w:ascii="Bookman Old Style" w:eastAsia="Basic" w:hAnsi="Bookman Old Style" w:cs="Basic"/>
                <w:b/>
                <w:bCs/>
                <w:i/>
                <w:highlight w:val="yellow"/>
                <w:lang w:val="en-US"/>
              </w:rPr>
            </w:pPr>
            <w:r w:rsidRPr="00895830">
              <w:rPr>
                <w:rFonts w:ascii="Bookman Old Style" w:eastAsia="Basic" w:hAnsi="Bookman Old Style" w:cs="Basic"/>
                <w:b/>
                <w:bCs/>
                <w:i/>
                <w:highlight w:val="yellow"/>
              </w:rPr>
              <w:t>55</w:t>
            </w:r>
          </w:p>
        </w:tc>
        <w:tc>
          <w:tcPr>
            <w:tcW w:w="1441" w:type="dxa"/>
            <w:vAlign w:val="center"/>
          </w:tcPr>
          <w:p w14:paraId="55249303" w14:textId="0755DD1A" w:rsidR="00D91595" w:rsidRPr="00895830" w:rsidRDefault="00D91595" w:rsidP="00D91595">
            <w:pPr>
              <w:jc w:val="center"/>
              <w:rPr>
                <w:rFonts w:ascii="Bookman Old Style" w:hAnsi="Bookman Old Style" w:cs="Arial"/>
                <w:highlight w:val="yellow"/>
                <w:lang w:val="en-US"/>
              </w:rPr>
            </w:pPr>
            <w:r w:rsidRPr="00895830">
              <w:rPr>
                <w:rFonts w:ascii="Bookman Old Style" w:eastAsia="Basic" w:hAnsi="Bookman Old Style" w:cs="Basic"/>
                <w:b/>
                <w:highlight w:val="yellow"/>
              </w:rPr>
              <w:t>____</w:t>
            </w:r>
          </w:p>
        </w:tc>
        <w:tc>
          <w:tcPr>
            <w:tcW w:w="3737" w:type="dxa"/>
            <w:vAlign w:val="center"/>
          </w:tcPr>
          <w:p w14:paraId="7728AC95" w14:textId="56637149" w:rsidR="00D91595" w:rsidRPr="00895830" w:rsidRDefault="00D91595" w:rsidP="00D91595">
            <w:pPr>
              <w:jc w:val="both"/>
              <w:rPr>
                <w:rFonts w:ascii="Bookman Old Style" w:hAnsi="Bookman Old Style" w:cs="Arial"/>
                <w:highlight w:val="yellow"/>
              </w:rPr>
            </w:pPr>
            <w:r w:rsidRPr="00895830">
              <w:rPr>
                <w:rFonts w:ascii="Bookman Old Style" w:eastAsia="Gentium Basic" w:hAnsi="Bookman Old Style" w:cs="Gentium Basic"/>
                <w:highlight w:val="yellow"/>
              </w:rPr>
              <w:t>Peserta Seleksi dinyatakan lulus evaluasi teknis apabila nilai masing-masing unsur diatas</w:t>
            </w:r>
            <w:r w:rsidRPr="00895830">
              <w:rPr>
                <w:rFonts w:ascii="Bookman Old Style" w:eastAsia="Gentium Basic" w:hAnsi="Bookman Old Style" w:cs="Gentium Basic"/>
                <w:highlight w:val="yellow"/>
                <w:lang w:val="en-US"/>
              </w:rPr>
              <w:t xml:space="preserve"> atau sama dengan</w:t>
            </w:r>
            <w:r w:rsidRPr="00895830">
              <w:rPr>
                <w:rFonts w:ascii="Bookman Old Style" w:eastAsia="Gentium Basic" w:hAnsi="Bookman Old Style" w:cs="Gentium Basic"/>
                <w:highlight w:val="yellow"/>
              </w:rPr>
              <w:t xml:space="preserve"> ambang batas.</w:t>
            </w:r>
          </w:p>
        </w:tc>
        <w:tc>
          <w:tcPr>
            <w:tcW w:w="1440" w:type="dxa"/>
            <w:vAlign w:val="center"/>
          </w:tcPr>
          <w:p w14:paraId="6E71CFCE" w14:textId="694008A3" w:rsidR="00D91595" w:rsidRPr="00895830" w:rsidRDefault="00D91595" w:rsidP="00D91595">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F3DFF75" w14:textId="58983678"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87DFB74" w14:textId="626E90F4"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04D42DD7" w14:textId="77777777" w:rsidTr="00356DC1">
        <w:tc>
          <w:tcPr>
            <w:tcW w:w="628" w:type="dxa"/>
          </w:tcPr>
          <w:p w14:paraId="4181B25F" w14:textId="3A995765"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7.</w:t>
            </w:r>
          </w:p>
        </w:tc>
        <w:tc>
          <w:tcPr>
            <w:tcW w:w="9651" w:type="dxa"/>
            <w:gridSpan w:val="5"/>
            <w:vAlign w:val="center"/>
          </w:tcPr>
          <w:p w14:paraId="5BCE78CB" w14:textId="4096DECC"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Bentuk Dokumen Penawaran</w:t>
            </w:r>
          </w:p>
        </w:tc>
        <w:tc>
          <w:tcPr>
            <w:tcW w:w="1440" w:type="dxa"/>
            <w:vAlign w:val="center"/>
          </w:tcPr>
          <w:p w14:paraId="1AFCEEAC" w14:textId="08080BD6"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45CF7AD" w14:textId="37BAD0BB"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D9694B8" w14:textId="14E6746C"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31EA930E" w14:textId="77777777" w:rsidTr="00356DC1">
        <w:tc>
          <w:tcPr>
            <w:tcW w:w="628" w:type="dxa"/>
          </w:tcPr>
          <w:p w14:paraId="2DE52003" w14:textId="0A16973E"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8.</w:t>
            </w:r>
          </w:p>
        </w:tc>
        <w:tc>
          <w:tcPr>
            <w:tcW w:w="9651" w:type="dxa"/>
            <w:gridSpan w:val="5"/>
          </w:tcPr>
          <w:p w14:paraId="4A09DF24" w14:textId="315079D7"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Rancangan Kontrak</w:t>
            </w:r>
          </w:p>
        </w:tc>
        <w:tc>
          <w:tcPr>
            <w:tcW w:w="1440" w:type="dxa"/>
            <w:vAlign w:val="center"/>
          </w:tcPr>
          <w:p w14:paraId="77C24FED" w14:textId="680D0895"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4812DDB" w14:textId="570F228E"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AC92704" w14:textId="7AAD8709"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3E16711B" w14:textId="77777777" w:rsidTr="00356DC1">
        <w:tc>
          <w:tcPr>
            <w:tcW w:w="628" w:type="dxa"/>
          </w:tcPr>
          <w:p w14:paraId="49C9E6A8" w14:textId="19C25A0A"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9.</w:t>
            </w:r>
          </w:p>
        </w:tc>
        <w:tc>
          <w:tcPr>
            <w:tcW w:w="9651" w:type="dxa"/>
            <w:gridSpan w:val="5"/>
          </w:tcPr>
          <w:p w14:paraId="61A29219" w14:textId="10278702"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Syarat-syarat Umum Kontrak</w:t>
            </w:r>
          </w:p>
        </w:tc>
        <w:tc>
          <w:tcPr>
            <w:tcW w:w="1440" w:type="dxa"/>
            <w:vAlign w:val="center"/>
          </w:tcPr>
          <w:p w14:paraId="34CBA578" w14:textId="6E226239"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397C503" w14:textId="381F0B96"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06DC473" w14:textId="1A0C3C1B"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737FD07E" w14:textId="77777777" w:rsidTr="00356DC1">
        <w:tc>
          <w:tcPr>
            <w:tcW w:w="628" w:type="dxa"/>
          </w:tcPr>
          <w:p w14:paraId="6F752FFE" w14:textId="73798485"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10.</w:t>
            </w:r>
          </w:p>
        </w:tc>
        <w:tc>
          <w:tcPr>
            <w:tcW w:w="9651" w:type="dxa"/>
            <w:gridSpan w:val="5"/>
          </w:tcPr>
          <w:p w14:paraId="7DBF2412" w14:textId="04746C3E"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Syarat-syarat Khusus Kontrak</w:t>
            </w:r>
          </w:p>
        </w:tc>
        <w:tc>
          <w:tcPr>
            <w:tcW w:w="1440" w:type="dxa"/>
            <w:vAlign w:val="center"/>
          </w:tcPr>
          <w:p w14:paraId="28D7D009" w14:textId="626A9DA4"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A54A8BB" w14:textId="2F2E8182"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CDA085E" w14:textId="262B2568"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16077A54" w14:textId="77777777" w:rsidTr="00356DC1">
        <w:tc>
          <w:tcPr>
            <w:tcW w:w="628" w:type="dxa"/>
          </w:tcPr>
          <w:p w14:paraId="572F1FAE" w14:textId="130FB648"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11.</w:t>
            </w:r>
          </w:p>
        </w:tc>
        <w:tc>
          <w:tcPr>
            <w:tcW w:w="9651" w:type="dxa"/>
            <w:gridSpan w:val="5"/>
          </w:tcPr>
          <w:p w14:paraId="32289588" w14:textId="3723D9D1"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Bentuk Dokumen Lain</w:t>
            </w:r>
          </w:p>
        </w:tc>
        <w:tc>
          <w:tcPr>
            <w:tcW w:w="1440" w:type="dxa"/>
            <w:vAlign w:val="center"/>
          </w:tcPr>
          <w:p w14:paraId="59FD53ED" w14:textId="0CEC19C4"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66899CE9" w14:textId="58A53743"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855937A" w14:textId="5545F4FB"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D91595" w14:paraId="3EF5C333" w14:textId="77777777" w:rsidTr="00356DC1">
        <w:tc>
          <w:tcPr>
            <w:tcW w:w="628" w:type="dxa"/>
          </w:tcPr>
          <w:p w14:paraId="5CB1B704" w14:textId="4EA9DE6E"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12.</w:t>
            </w:r>
          </w:p>
        </w:tc>
        <w:tc>
          <w:tcPr>
            <w:tcW w:w="9651" w:type="dxa"/>
            <w:gridSpan w:val="5"/>
          </w:tcPr>
          <w:p w14:paraId="4931B469" w14:textId="2D8A8C7D"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Ketentuan Lain-lain</w:t>
            </w:r>
          </w:p>
        </w:tc>
        <w:tc>
          <w:tcPr>
            <w:tcW w:w="1440" w:type="dxa"/>
            <w:vAlign w:val="center"/>
          </w:tcPr>
          <w:p w14:paraId="12E2FC16" w14:textId="77D433BF"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8ED8699" w14:textId="22D21C2D"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B5174AC" w14:textId="718FB280" w:rsidR="002C711B" w:rsidRPr="00D91595" w:rsidRDefault="002C711B" w:rsidP="002C711B">
            <w:pPr>
              <w:pStyle w:val="ListParagraph"/>
              <w:spacing w:before="2" w:line="276" w:lineRule="auto"/>
              <w:ind w:left="0" w:right="28"/>
              <w:jc w:val="center"/>
              <w:rPr>
                <w:rFonts w:ascii="Bookman Old Style" w:hAnsi="Bookman Old Style" w:cs="Arial"/>
                <w:b/>
                <w:bCs/>
              </w:rPr>
            </w:pPr>
            <w:r w:rsidRPr="00895830">
              <w:rPr>
                <w:rFonts w:ascii="Bookman Old Style" w:hAnsi="Bookman Old Style" w:cs="Arial"/>
                <w:b/>
                <w:bCs/>
                <w:highlight w:val="yellow"/>
              </w:rPr>
              <w:t>Sesuai</w:t>
            </w:r>
          </w:p>
        </w:tc>
      </w:tr>
    </w:tbl>
    <w:p w14:paraId="515AC083" w14:textId="77777777" w:rsidR="007F6506" w:rsidRDefault="007F6506" w:rsidP="004325BD">
      <w:pPr>
        <w:pStyle w:val="ListParagraph"/>
        <w:spacing w:before="2" w:line="276" w:lineRule="auto"/>
        <w:ind w:left="567" w:right="28"/>
        <w:jc w:val="right"/>
        <w:rPr>
          <w:rFonts w:ascii="Arial" w:hAnsi="Arial" w:cs="Arial"/>
          <w:i/>
          <w:iCs/>
          <w:sz w:val="22"/>
          <w:szCs w:val="22"/>
        </w:rPr>
      </w:pPr>
    </w:p>
    <w:p w14:paraId="696EAE25" w14:textId="77777777" w:rsidR="007F6506" w:rsidRDefault="007F6506" w:rsidP="004325BD">
      <w:pPr>
        <w:pStyle w:val="ListParagraph"/>
        <w:spacing w:before="2" w:line="276" w:lineRule="auto"/>
        <w:ind w:left="567" w:right="28"/>
        <w:jc w:val="right"/>
        <w:rPr>
          <w:rFonts w:ascii="Arial" w:hAnsi="Arial" w:cs="Arial"/>
          <w:i/>
          <w:iCs/>
          <w:sz w:val="22"/>
          <w:szCs w:val="22"/>
        </w:rPr>
      </w:pPr>
    </w:p>
    <w:p w14:paraId="2D432C20" w14:textId="77777777" w:rsidR="007F6506" w:rsidRDefault="007F6506" w:rsidP="00BB3A2C">
      <w:pPr>
        <w:spacing w:before="2" w:line="276" w:lineRule="auto"/>
        <w:ind w:right="28"/>
        <w:rPr>
          <w:rFonts w:ascii="Arial" w:hAnsi="Arial" w:cs="Arial"/>
          <w:i/>
          <w:iCs/>
          <w:sz w:val="22"/>
          <w:szCs w:val="22"/>
        </w:rPr>
      </w:pPr>
    </w:p>
    <w:p w14:paraId="06C4F6F5" w14:textId="77777777" w:rsidR="004069E4" w:rsidRDefault="004069E4" w:rsidP="00BB3A2C">
      <w:pPr>
        <w:spacing w:before="2" w:line="276" w:lineRule="auto"/>
        <w:ind w:right="28"/>
        <w:rPr>
          <w:rFonts w:ascii="Arial" w:hAnsi="Arial" w:cs="Arial"/>
          <w:i/>
          <w:iCs/>
          <w:sz w:val="22"/>
          <w:szCs w:val="22"/>
        </w:rPr>
      </w:pPr>
    </w:p>
    <w:p w14:paraId="18B849D6" w14:textId="77777777" w:rsidR="004069E4" w:rsidRDefault="004069E4" w:rsidP="00BB3A2C">
      <w:pPr>
        <w:spacing w:before="2" w:line="276" w:lineRule="auto"/>
        <w:ind w:right="28"/>
        <w:rPr>
          <w:rFonts w:ascii="Arial" w:hAnsi="Arial" w:cs="Arial"/>
          <w:i/>
          <w:iCs/>
          <w:sz w:val="22"/>
          <w:szCs w:val="22"/>
        </w:rPr>
      </w:pPr>
    </w:p>
    <w:p w14:paraId="10D62DDC" w14:textId="77777777" w:rsidR="004069E4" w:rsidRDefault="004069E4" w:rsidP="00BB3A2C">
      <w:pPr>
        <w:spacing w:before="2" w:line="276" w:lineRule="auto"/>
        <w:ind w:right="28"/>
        <w:rPr>
          <w:rFonts w:ascii="Arial" w:hAnsi="Arial" w:cs="Arial"/>
          <w:i/>
          <w:iCs/>
          <w:sz w:val="22"/>
          <w:szCs w:val="22"/>
        </w:rPr>
      </w:pPr>
    </w:p>
    <w:p w14:paraId="2C4990CC" w14:textId="77777777" w:rsidR="004069E4" w:rsidRDefault="004069E4" w:rsidP="00BB3A2C">
      <w:pPr>
        <w:spacing w:before="2" w:line="276" w:lineRule="auto"/>
        <w:ind w:right="28"/>
        <w:rPr>
          <w:rFonts w:ascii="Arial" w:hAnsi="Arial" w:cs="Arial"/>
          <w:i/>
          <w:iCs/>
          <w:sz w:val="22"/>
          <w:szCs w:val="22"/>
        </w:rPr>
      </w:pPr>
    </w:p>
    <w:p w14:paraId="6F3BFE58" w14:textId="77777777" w:rsidR="004069E4" w:rsidRDefault="004069E4" w:rsidP="00BB3A2C">
      <w:pPr>
        <w:spacing w:before="2" w:line="276" w:lineRule="auto"/>
        <w:ind w:right="28"/>
        <w:rPr>
          <w:rFonts w:ascii="Arial" w:hAnsi="Arial" w:cs="Arial"/>
          <w:i/>
          <w:iCs/>
          <w:sz w:val="22"/>
          <w:szCs w:val="22"/>
        </w:rPr>
      </w:pPr>
    </w:p>
    <w:p w14:paraId="79ECC101" w14:textId="77777777" w:rsidR="004069E4" w:rsidRDefault="004069E4" w:rsidP="00BB3A2C">
      <w:pPr>
        <w:spacing w:before="2" w:line="276" w:lineRule="auto"/>
        <w:ind w:right="28"/>
        <w:rPr>
          <w:rFonts w:ascii="Arial" w:hAnsi="Arial" w:cs="Arial"/>
          <w:i/>
          <w:iCs/>
          <w:sz w:val="22"/>
          <w:szCs w:val="22"/>
        </w:rPr>
      </w:pPr>
    </w:p>
    <w:p w14:paraId="344C4D51" w14:textId="018E53F7" w:rsidR="004069E4" w:rsidRPr="00BB3A2C" w:rsidRDefault="004069E4" w:rsidP="00BB3A2C">
      <w:pPr>
        <w:spacing w:before="2" w:line="276" w:lineRule="auto"/>
        <w:ind w:right="28"/>
        <w:rPr>
          <w:rFonts w:ascii="Arial" w:hAnsi="Arial" w:cs="Arial"/>
          <w:i/>
          <w:iCs/>
          <w:sz w:val="22"/>
          <w:szCs w:val="22"/>
        </w:rPr>
      </w:pPr>
    </w:p>
    <w:p w14:paraId="6C78A1AE" w14:textId="05009EC5" w:rsidR="008948A4" w:rsidRPr="004325BD" w:rsidRDefault="00B4487E" w:rsidP="004325BD">
      <w:pPr>
        <w:pStyle w:val="ListParagraph"/>
        <w:spacing w:before="2" w:line="276" w:lineRule="auto"/>
        <w:ind w:left="567" w:right="28"/>
        <w:jc w:val="right"/>
        <w:rPr>
          <w:rFonts w:ascii="Arial" w:hAnsi="Arial" w:cs="Arial"/>
          <w:i/>
          <w:iCs/>
          <w:sz w:val="22"/>
          <w:szCs w:val="22"/>
        </w:rPr>
      </w:pPr>
      <w:r w:rsidRPr="00036189">
        <w:rPr>
          <w:rFonts w:ascii="Arial" w:hAnsi="Arial" w:cs="Arial"/>
          <w:i/>
          <w:iCs/>
          <w:sz w:val="22"/>
          <w:szCs w:val="22"/>
        </w:rPr>
        <w:t>Demikian...</w:t>
      </w:r>
    </w:p>
    <w:p w14:paraId="21231FCD" w14:textId="77777777" w:rsidR="0009129F" w:rsidRDefault="0009129F" w:rsidP="00BF063C">
      <w:pPr>
        <w:spacing w:before="2" w:line="276" w:lineRule="auto"/>
        <w:ind w:right="74"/>
        <w:jc w:val="both"/>
        <w:rPr>
          <w:rFonts w:ascii="Arial" w:eastAsia="Arial" w:hAnsi="Arial" w:cs="Arial"/>
          <w:color w:val="FF0000"/>
          <w:sz w:val="22"/>
          <w:szCs w:val="22"/>
        </w:rPr>
        <w:sectPr w:rsidR="0009129F" w:rsidSect="00DB7868">
          <w:pgSz w:w="16840" w:h="11920" w:orient="landscape"/>
          <w:pgMar w:top="993" w:right="720" w:bottom="426" w:left="1418" w:header="720" w:footer="369" w:gutter="0"/>
          <w:cols w:space="720"/>
          <w:docGrid w:linePitch="272"/>
        </w:sectPr>
      </w:pPr>
    </w:p>
    <w:p w14:paraId="32031E26" w14:textId="77777777" w:rsidR="00205A4A" w:rsidRPr="00690F09" w:rsidRDefault="00205A4A" w:rsidP="00037814">
      <w:pPr>
        <w:spacing w:before="2" w:line="276" w:lineRule="auto"/>
        <w:ind w:right="154"/>
        <w:jc w:val="both"/>
        <w:rPr>
          <w:rFonts w:ascii="Arial" w:eastAsia="Arial" w:hAnsi="Arial" w:cs="Arial"/>
          <w:color w:val="FF0000"/>
          <w:sz w:val="22"/>
          <w:szCs w:val="22"/>
        </w:rPr>
      </w:pPr>
      <w:r w:rsidRPr="000810E9">
        <w:rPr>
          <w:rFonts w:ascii="Arial" w:eastAsia="Arial" w:hAnsi="Arial" w:cs="Arial"/>
          <w:sz w:val="22"/>
          <w:szCs w:val="22"/>
        </w:rPr>
        <w:t>Dem</w:t>
      </w:r>
      <w:r w:rsidRPr="00831D17">
        <w:rPr>
          <w:rFonts w:ascii="Arial" w:eastAsia="Arial" w:hAnsi="Arial" w:cs="Arial"/>
          <w:sz w:val="22"/>
          <w:szCs w:val="22"/>
        </w:rPr>
        <w:t>ikian berita acara reviu dokumen pemilihan dibuat untuk dipergunakan sebagaimana mestinya.</w:t>
      </w:r>
    </w:p>
    <w:p w14:paraId="3CA853D3" w14:textId="77777777" w:rsidR="00205A4A" w:rsidRDefault="00205A4A" w:rsidP="00037814">
      <w:pPr>
        <w:spacing w:before="2" w:line="276" w:lineRule="auto"/>
        <w:ind w:right="154"/>
        <w:jc w:val="both"/>
        <w:rPr>
          <w:rFonts w:ascii="Arial" w:eastAsia="Arial" w:hAnsi="Arial" w:cs="Arial"/>
          <w:b/>
          <w:bCs/>
          <w:sz w:val="22"/>
          <w:szCs w:val="22"/>
          <w:lang w:val="ms-MY"/>
        </w:rPr>
      </w:pPr>
    </w:p>
    <w:p w14:paraId="20A48C16" w14:textId="55AEF916" w:rsidR="00205A4A" w:rsidRDefault="00205A4A" w:rsidP="00037814">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w:t>
      </w:r>
      <w:r w:rsidR="00786E13">
        <w:rPr>
          <w:rFonts w:ascii="Arial" w:eastAsia="Arial" w:hAnsi="Arial" w:cs="Arial"/>
          <w:b/>
          <w:bCs/>
          <w:sz w:val="22"/>
          <w:szCs w:val="22"/>
        </w:rPr>
        <w:t>{kode_pokja}</w:t>
      </w:r>
      <w:r w:rsidRPr="00E13F46">
        <w:rPr>
          <w:rFonts w:ascii="Arial" w:eastAsia="Arial" w:hAnsi="Arial" w:cs="Arial"/>
          <w:b/>
          <w:bCs/>
          <w:sz w:val="22"/>
          <w:szCs w:val="22"/>
          <w:lang w:val="ms-MY"/>
        </w:rPr>
        <w:t xml:space="preserve"> BP2JK WILAYAH KALIMANTAN SELATAN </w:t>
      </w:r>
    </w:p>
    <w:p w14:paraId="639EF7F0" w14:textId="600EA476" w:rsidR="00205A4A" w:rsidRPr="00786E13" w:rsidRDefault="00205A4A" w:rsidP="00037814">
      <w:pPr>
        <w:spacing w:before="2" w:line="276" w:lineRule="auto"/>
        <w:ind w:right="154"/>
        <w:jc w:val="center"/>
        <w:rPr>
          <w:rFonts w:ascii="Arial" w:eastAsia="Arial" w:hAnsi="Arial" w:cs="Arial"/>
          <w:b/>
          <w:bCs/>
          <w:sz w:val="22"/>
          <w:szCs w:val="22"/>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sidR="00786E13">
        <w:rPr>
          <w:rFonts w:ascii="Arial" w:eastAsia="Arial" w:hAnsi="Arial" w:cs="Arial"/>
          <w:b/>
          <w:bCs/>
          <w:sz w:val="22"/>
          <w:szCs w:val="22"/>
        </w:rPr>
        <w:t>{tahun_anggaran}</w:t>
      </w:r>
    </w:p>
    <w:p w14:paraId="1CA3A48C" w14:textId="77777777" w:rsidR="00205A4A" w:rsidRDefault="00205A4A" w:rsidP="00037814">
      <w:pPr>
        <w:spacing w:before="2" w:line="276" w:lineRule="auto"/>
        <w:ind w:right="154"/>
        <w:jc w:val="center"/>
        <w:rPr>
          <w:rFonts w:ascii="Arial" w:eastAsia="Arial" w:hAnsi="Arial" w:cs="Arial"/>
          <w:b/>
          <w:bCs/>
          <w:sz w:val="22"/>
          <w:szCs w:val="22"/>
          <w:lang w:val="ms-M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
        <w:gridCol w:w="4625"/>
        <w:gridCol w:w="2080"/>
        <w:gridCol w:w="1989"/>
      </w:tblGrid>
      <w:tr w:rsidR="00205A4A" w:rsidRPr="00B506FD" w14:paraId="6AF6E507" w14:textId="77777777" w:rsidTr="008F3C92">
        <w:trPr>
          <w:trHeight w:val="624"/>
          <w:tblHeader/>
        </w:trPr>
        <w:tc>
          <w:tcPr>
            <w:tcW w:w="149" w:type="pct"/>
            <w:tcBorders>
              <w:bottom w:val="single" w:sz="4" w:space="0" w:color="auto"/>
            </w:tcBorders>
            <w:vAlign w:val="center"/>
          </w:tcPr>
          <w:p w14:paraId="4CEC51FF"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No</w:t>
            </w:r>
          </w:p>
        </w:tc>
        <w:tc>
          <w:tcPr>
            <w:tcW w:w="2540" w:type="pct"/>
            <w:tcBorders>
              <w:bottom w:val="single" w:sz="4" w:space="0" w:color="auto"/>
            </w:tcBorders>
            <w:vAlign w:val="center"/>
          </w:tcPr>
          <w:p w14:paraId="211273E3" w14:textId="77777777" w:rsidR="00205A4A" w:rsidRPr="00B506FD" w:rsidRDefault="00205A4A" w:rsidP="00037814">
            <w:pPr>
              <w:ind w:right="154"/>
              <w:jc w:val="center"/>
              <w:rPr>
                <w:rFonts w:ascii="Arial" w:hAnsi="Arial" w:cs="Arial"/>
                <w:sz w:val="22"/>
                <w:szCs w:val="22"/>
              </w:rPr>
            </w:pPr>
            <w:r>
              <w:rPr>
                <w:rFonts w:ascii="Arial" w:hAnsi="Arial" w:cs="Arial"/>
                <w:b/>
                <w:bCs/>
                <w:sz w:val="22"/>
                <w:szCs w:val="22"/>
              </w:rPr>
              <w:t>Nama</w:t>
            </w:r>
          </w:p>
        </w:tc>
        <w:tc>
          <w:tcPr>
            <w:tcW w:w="1180" w:type="pct"/>
            <w:tcBorders>
              <w:bottom w:val="single" w:sz="4" w:space="0" w:color="auto"/>
            </w:tcBorders>
            <w:vAlign w:val="center"/>
          </w:tcPr>
          <w:p w14:paraId="5BF4938B"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Jabatan</w:t>
            </w:r>
          </w:p>
        </w:tc>
        <w:tc>
          <w:tcPr>
            <w:tcW w:w="1131" w:type="pct"/>
            <w:tcBorders>
              <w:bottom w:val="single" w:sz="4" w:space="0" w:color="auto"/>
            </w:tcBorders>
            <w:vAlign w:val="center"/>
          </w:tcPr>
          <w:p w14:paraId="50CD31A8"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Tanda Tangan</w:t>
            </w:r>
          </w:p>
        </w:tc>
      </w:tr>
      <w:tr w:rsidR="006A39B1" w:rsidRPr="00B506FD" w14:paraId="111EA3C4" w14:textId="77777777" w:rsidTr="008F3C92">
        <w:trPr>
          <w:trHeight w:val="817"/>
        </w:trPr>
        <w:tc>
          <w:tcPr>
            <w:tcW w:w="149" w:type="pct"/>
            <w:tcBorders>
              <w:top w:val="single" w:sz="4" w:space="0" w:color="auto"/>
              <w:bottom w:val="single" w:sz="4" w:space="0" w:color="auto"/>
            </w:tcBorders>
            <w:vAlign w:val="center"/>
          </w:tcPr>
          <w:p w14:paraId="1CBD2612" w14:textId="77777777" w:rsidR="006A39B1" w:rsidRPr="00B506FD" w:rsidRDefault="006A39B1" w:rsidP="00037814">
            <w:pPr>
              <w:ind w:right="154"/>
              <w:jc w:val="center"/>
              <w:rPr>
                <w:rFonts w:ascii="Arial" w:hAnsi="Arial" w:cs="Arial"/>
                <w:sz w:val="22"/>
                <w:szCs w:val="22"/>
              </w:rPr>
            </w:pPr>
            <w:r w:rsidRPr="00B506FD">
              <w:rPr>
                <w:rFonts w:ascii="Arial" w:hAnsi="Arial" w:cs="Arial"/>
                <w:sz w:val="22"/>
                <w:szCs w:val="22"/>
              </w:rPr>
              <w:t>1.</w:t>
            </w:r>
          </w:p>
        </w:tc>
        <w:tc>
          <w:tcPr>
            <w:tcW w:w="2540" w:type="pct"/>
            <w:tcBorders>
              <w:top w:val="single" w:sz="4" w:space="0" w:color="auto"/>
              <w:bottom w:val="single" w:sz="4" w:space="0" w:color="auto"/>
            </w:tcBorders>
            <w:vAlign w:val="center"/>
          </w:tcPr>
          <w:p w14:paraId="4A993542" w14:textId="7EDFF3AE" w:rsidR="006A39B1" w:rsidRPr="003922E2" w:rsidRDefault="00177594" w:rsidP="006D467B">
            <w:pPr>
              <w:spacing w:line="276" w:lineRule="auto"/>
              <w:ind w:right="154"/>
              <w:rPr>
                <w:rFonts w:ascii="Arial" w:eastAsia="Arial" w:hAnsi="Arial" w:cs="Arial"/>
                <w:sz w:val="22"/>
                <w:szCs w:val="22"/>
              </w:rPr>
            </w:pPr>
            <w:r w:rsidRPr="003922E2">
              <w:rPr>
                <w:rFonts w:ascii="Arial" w:eastAsia="Arial" w:hAnsi="Arial" w:cs="Arial"/>
                <w:spacing w:val="2"/>
                <w:sz w:val="22"/>
                <w:szCs w:val="22"/>
              </w:rPr>
              <w:t>{ketua_timlak}</w:t>
            </w:r>
          </w:p>
        </w:tc>
        <w:tc>
          <w:tcPr>
            <w:tcW w:w="1180" w:type="pct"/>
            <w:tcBorders>
              <w:top w:val="single" w:sz="4" w:space="0" w:color="auto"/>
              <w:bottom w:val="single" w:sz="4" w:space="0" w:color="auto"/>
            </w:tcBorders>
            <w:vAlign w:val="center"/>
          </w:tcPr>
          <w:p w14:paraId="729D1225" w14:textId="35BC3AE1" w:rsidR="006A39B1" w:rsidRPr="00B506FD" w:rsidRDefault="006A39B1" w:rsidP="00037814">
            <w:pPr>
              <w:ind w:right="154"/>
              <w:jc w:val="center"/>
              <w:rPr>
                <w:rFonts w:ascii="Arial" w:hAnsi="Arial" w:cs="Arial"/>
                <w:sz w:val="22"/>
                <w:szCs w:val="22"/>
              </w:rPr>
            </w:pPr>
            <w:r w:rsidRPr="005A1202">
              <w:rPr>
                <w:rFonts w:ascii="Arial" w:hAnsi="Arial" w:cs="Arial"/>
                <w:sz w:val="22"/>
                <w:szCs w:val="22"/>
              </w:rPr>
              <w:t>Ketua merangkap Anggota</w:t>
            </w:r>
          </w:p>
        </w:tc>
        <w:tc>
          <w:tcPr>
            <w:tcW w:w="1131" w:type="pct"/>
            <w:tcBorders>
              <w:top w:val="single" w:sz="4" w:space="0" w:color="auto"/>
              <w:bottom w:val="single" w:sz="4" w:space="0" w:color="auto"/>
            </w:tcBorders>
            <w:vAlign w:val="center"/>
          </w:tcPr>
          <w:p w14:paraId="0ECE083C" w14:textId="77777777" w:rsidR="006A39B1" w:rsidRPr="00B506FD" w:rsidRDefault="006A39B1" w:rsidP="00037814">
            <w:pPr>
              <w:ind w:right="154"/>
              <w:jc w:val="center"/>
              <w:rPr>
                <w:rFonts w:ascii="Arial" w:hAnsi="Arial" w:cs="Arial"/>
                <w:sz w:val="22"/>
                <w:szCs w:val="22"/>
              </w:rPr>
            </w:pPr>
          </w:p>
        </w:tc>
      </w:tr>
      <w:tr w:rsidR="006A39B1" w:rsidRPr="00B506FD" w14:paraId="6D12D593" w14:textId="77777777" w:rsidTr="008F3C92">
        <w:trPr>
          <w:trHeight w:val="854"/>
        </w:trPr>
        <w:tc>
          <w:tcPr>
            <w:tcW w:w="149" w:type="pct"/>
            <w:tcBorders>
              <w:top w:val="single" w:sz="4" w:space="0" w:color="auto"/>
              <w:bottom w:val="single" w:sz="4" w:space="0" w:color="auto"/>
            </w:tcBorders>
            <w:vAlign w:val="center"/>
          </w:tcPr>
          <w:p w14:paraId="5F7D51FF" w14:textId="77777777" w:rsidR="006A39B1" w:rsidRPr="00B506FD" w:rsidRDefault="006A39B1" w:rsidP="00037814">
            <w:pPr>
              <w:ind w:right="154"/>
              <w:jc w:val="center"/>
              <w:rPr>
                <w:rFonts w:ascii="Arial" w:hAnsi="Arial" w:cs="Arial"/>
                <w:sz w:val="22"/>
                <w:szCs w:val="22"/>
              </w:rPr>
            </w:pPr>
            <w:r w:rsidRPr="00B506FD">
              <w:rPr>
                <w:rFonts w:ascii="Arial" w:hAnsi="Arial" w:cs="Arial"/>
                <w:sz w:val="22"/>
                <w:szCs w:val="22"/>
              </w:rPr>
              <w:t>2.</w:t>
            </w:r>
          </w:p>
        </w:tc>
        <w:tc>
          <w:tcPr>
            <w:tcW w:w="2540" w:type="pct"/>
            <w:tcBorders>
              <w:top w:val="single" w:sz="4" w:space="0" w:color="auto"/>
              <w:bottom w:val="single" w:sz="4" w:space="0" w:color="auto"/>
            </w:tcBorders>
            <w:vAlign w:val="center"/>
          </w:tcPr>
          <w:p w14:paraId="7DF2C65A" w14:textId="7375A2BB" w:rsidR="006A39B1" w:rsidRPr="003922E2" w:rsidRDefault="00881607" w:rsidP="006D467B">
            <w:pPr>
              <w:spacing w:line="276" w:lineRule="auto"/>
              <w:ind w:right="154"/>
              <w:rPr>
                <w:rFonts w:ascii="Arial" w:eastAsia="Arial" w:hAnsi="Arial" w:cs="Arial"/>
                <w:sz w:val="22"/>
                <w:szCs w:val="22"/>
              </w:rPr>
            </w:pPr>
            <w:r w:rsidRPr="003922E2">
              <w:rPr>
                <w:rFonts w:ascii="Arial" w:eastAsia="Arial" w:hAnsi="Arial" w:cs="Arial"/>
                <w:spacing w:val="2"/>
                <w:sz w:val="22"/>
                <w:szCs w:val="22"/>
              </w:rPr>
              <w:t>{sekre_timlak}</w:t>
            </w:r>
          </w:p>
        </w:tc>
        <w:tc>
          <w:tcPr>
            <w:tcW w:w="1180" w:type="pct"/>
            <w:tcBorders>
              <w:top w:val="single" w:sz="4" w:space="0" w:color="auto"/>
              <w:bottom w:val="single" w:sz="4" w:space="0" w:color="auto"/>
            </w:tcBorders>
            <w:vAlign w:val="center"/>
          </w:tcPr>
          <w:p w14:paraId="65B06281" w14:textId="7799A756" w:rsidR="006A39B1" w:rsidRPr="00B506FD" w:rsidRDefault="006A39B1" w:rsidP="00037814">
            <w:pPr>
              <w:ind w:right="154"/>
              <w:jc w:val="center"/>
              <w:rPr>
                <w:rFonts w:ascii="Arial" w:hAnsi="Arial" w:cs="Arial"/>
                <w:sz w:val="22"/>
                <w:szCs w:val="22"/>
              </w:rPr>
            </w:pPr>
            <w:r w:rsidRPr="005A1202">
              <w:rPr>
                <w:rFonts w:ascii="Arial" w:hAnsi="Arial" w:cs="Arial"/>
                <w:sz w:val="22"/>
                <w:szCs w:val="22"/>
              </w:rPr>
              <w:t>Sekretaris merangkap Anggota</w:t>
            </w:r>
          </w:p>
        </w:tc>
        <w:tc>
          <w:tcPr>
            <w:tcW w:w="1131" w:type="pct"/>
            <w:tcBorders>
              <w:top w:val="single" w:sz="4" w:space="0" w:color="auto"/>
              <w:bottom w:val="single" w:sz="4" w:space="0" w:color="auto"/>
            </w:tcBorders>
            <w:vAlign w:val="center"/>
          </w:tcPr>
          <w:p w14:paraId="3ABFD9C9" w14:textId="77777777" w:rsidR="006A39B1" w:rsidRPr="00B506FD" w:rsidRDefault="006A39B1" w:rsidP="00037814">
            <w:pPr>
              <w:spacing w:before="160"/>
              <w:ind w:right="154"/>
              <w:jc w:val="center"/>
              <w:rPr>
                <w:rFonts w:ascii="Arial" w:hAnsi="Arial" w:cs="Arial"/>
                <w:sz w:val="22"/>
                <w:szCs w:val="22"/>
              </w:rPr>
            </w:pPr>
          </w:p>
        </w:tc>
      </w:tr>
      <w:tr w:rsidR="006A39B1" w:rsidRPr="00B506FD" w14:paraId="6934E9E0" w14:textId="77777777" w:rsidTr="008F3C92">
        <w:trPr>
          <w:trHeight w:val="853"/>
        </w:trPr>
        <w:tc>
          <w:tcPr>
            <w:tcW w:w="149" w:type="pct"/>
            <w:tcBorders>
              <w:top w:val="single" w:sz="4" w:space="0" w:color="auto"/>
              <w:bottom w:val="single" w:sz="4" w:space="0" w:color="auto"/>
            </w:tcBorders>
            <w:vAlign w:val="center"/>
          </w:tcPr>
          <w:p w14:paraId="06985547" w14:textId="77777777" w:rsidR="006A39B1" w:rsidRPr="00B506FD" w:rsidRDefault="006A39B1" w:rsidP="00037814">
            <w:pPr>
              <w:ind w:right="154"/>
              <w:jc w:val="center"/>
              <w:rPr>
                <w:rFonts w:ascii="Arial" w:hAnsi="Arial" w:cs="Arial"/>
                <w:sz w:val="22"/>
                <w:szCs w:val="22"/>
              </w:rPr>
            </w:pPr>
            <w:r w:rsidRPr="00B506FD">
              <w:rPr>
                <w:rFonts w:ascii="Arial" w:hAnsi="Arial" w:cs="Arial"/>
                <w:sz w:val="22"/>
                <w:szCs w:val="22"/>
              </w:rPr>
              <w:t>3.</w:t>
            </w:r>
          </w:p>
        </w:tc>
        <w:tc>
          <w:tcPr>
            <w:tcW w:w="2540" w:type="pct"/>
            <w:tcBorders>
              <w:top w:val="single" w:sz="4" w:space="0" w:color="auto"/>
              <w:bottom w:val="single" w:sz="4" w:space="0" w:color="auto"/>
            </w:tcBorders>
            <w:vAlign w:val="center"/>
          </w:tcPr>
          <w:p w14:paraId="786A45A6" w14:textId="02F0DBDE" w:rsidR="006A39B1" w:rsidRPr="003922E2" w:rsidRDefault="00F1549C" w:rsidP="006D467B">
            <w:pPr>
              <w:ind w:right="154"/>
              <w:rPr>
                <w:rFonts w:ascii="Arial" w:eastAsia="Arial" w:hAnsi="Arial" w:cs="Arial"/>
                <w:sz w:val="22"/>
                <w:szCs w:val="22"/>
              </w:rPr>
            </w:pPr>
            <w:r w:rsidRPr="003922E2">
              <w:rPr>
                <w:rFonts w:ascii="Arial" w:eastAsia="Arial" w:hAnsi="Arial" w:cs="Arial"/>
                <w:sz w:val="22"/>
                <w:szCs w:val="22"/>
              </w:rPr>
              <w:t>{anggota_timlak}</w:t>
            </w:r>
          </w:p>
        </w:tc>
        <w:tc>
          <w:tcPr>
            <w:tcW w:w="1180" w:type="pct"/>
            <w:tcBorders>
              <w:top w:val="single" w:sz="4" w:space="0" w:color="auto"/>
              <w:bottom w:val="single" w:sz="4" w:space="0" w:color="auto"/>
            </w:tcBorders>
            <w:vAlign w:val="center"/>
          </w:tcPr>
          <w:p w14:paraId="1FFEF435" w14:textId="61DC2BB3" w:rsidR="006A39B1" w:rsidRPr="00B506FD" w:rsidRDefault="006A39B1" w:rsidP="00037814">
            <w:pPr>
              <w:ind w:right="154"/>
              <w:jc w:val="center"/>
              <w:rPr>
                <w:rFonts w:ascii="Arial" w:hAnsi="Arial" w:cs="Arial"/>
                <w:sz w:val="22"/>
                <w:szCs w:val="22"/>
              </w:rPr>
            </w:pPr>
            <w:r w:rsidRPr="005A1202">
              <w:rPr>
                <w:rFonts w:ascii="Arial" w:hAnsi="Arial" w:cs="Arial"/>
                <w:sz w:val="22"/>
                <w:szCs w:val="22"/>
              </w:rPr>
              <w:t>Anggota</w:t>
            </w:r>
          </w:p>
        </w:tc>
        <w:tc>
          <w:tcPr>
            <w:tcW w:w="1131" w:type="pct"/>
            <w:tcBorders>
              <w:top w:val="single" w:sz="4" w:space="0" w:color="auto"/>
              <w:bottom w:val="single" w:sz="4" w:space="0" w:color="auto"/>
            </w:tcBorders>
            <w:vAlign w:val="center"/>
          </w:tcPr>
          <w:p w14:paraId="12EB5552" w14:textId="14F49905" w:rsidR="006A39B1" w:rsidRPr="00B506FD" w:rsidRDefault="006A39B1" w:rsidP="00037814">
            <w:pPr>
              <w:spacing w:before="160"/>
              <w:ind w:right="154"/>
              <w:rPr>
                <w:rFonts w:ascii="Arial" w:hAnsi="Arial" w:cs="Arial"/>
                <w:sz w:val="22"/>
                <w:szCs w:val="22"/>
              </w:rPr>
            </w:pPr>
          </w:p>
        </w:tc>
      </w:tr>
    </w:tbl>
    <w:p w14:paraId="2DFD3455" w14:textId="77777777" w:rsidR="00205A4A" w:rsidRDefault="00205A4A" w:rsidP="00037814">
      <w:pPr>
        <w:spacing w:before="2" w:line="276" w:lineRule="auto"/>
        <w:ind w:right="154"/>
        <w:jc w:val="center"/>
        <w:rPr>
          <w:rFonts w:ascii="Arial" w:eastAsia="Arial" w:hAnsi="Arial" w:cs="Arial"/>
          <w:b/>
          <w:bCs/>
          <w:sz w:val="22"/>
          <w:szCs w:val="22"/>
          <w:lang w:val="ms-MY"/>
        </w:rPr>
      </w:pPr>
    </w:p>
    <w:p w14:paraId="65CD6151" w14:textId="4827BE7C" w:rsidR="00205A4A" w:rsidRDefault="00205A4A" w:rsidP="00037814">
      <w:pPr>
        <w:spacing w:before="2" w:line="276" w:lineRule="auto"/>
        <w:ind w:right="154"/>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sidR="003B529C">
        <w:rPr>
          <w:rFonts w:ascii="Arial" w:eastAsia="Arial" w:hAnsi="Arial" w:cs="Arial"/>
          <w:b/>
          <w:bCs/>
          <w:sz w:val="22"/>
          <w:szCs w:val="22"/>
        </w:rPr>
        <w:t xml:space="preserve">{kode_pokja} </w:t>
      </w:r>
      <w:r w:rsidRPr="0061777D">
        <w:rPr>
          <w:rFonts w:ascii="Arial" w:eastAsia="Arial" w:hAnsi="Arial" w:cs="Arial"/>
          <w:b/>
          <w:bCs/>
          <w:sz w:val="22"/>
          <w:szCs w:val="22"/>
          <w:lang w:val="ms-MY"/>
        </w:rPr>
        <w:t xml:space="preserve">BP2JK WILAYAH KALIMANTAN SELATAN TAHUN ANGGARAN </w:t>
      </w:r>
      <w:r w:rsidR="003B529C">
        <w:rPr>
          <w:rFonts w:ascii="Arial" w:eastAsia="Arial" w:hAnsi="Arial" w:cs="Arial"/>
          <w:b/>
          <w:bCs/>
          <w:sz w:val="22"/>
          <w:szCs w:val="22"/>
        </w:rPr>
        <w:t>{tahun_anggaran}</w:t>
      </w:r>
    </w:p>
    <w:p w14:paraId="17CD8669" w14:textId="77777777" w:rsidR="00205A4A" w:rsidRPr="008A371E" w:rsidRDefault="00205A4A" w:rsidP="00037814">
      <w:pPr>
        <w:spacing w:before="2" w:line="276" w:lineRule="auto"/>
        <w:ind w:right="154"/>
        <w:jc w:val="center"/>
        <w:rPr>
          <w:rFonts w:ascii="Arial" w:eastAsia="Arial" w:hAnsi="Arial" w:cs="Arial"/>
          <w:b/>
          <w:bCs/>
          <w:sz w:val="22"/>
          <w:szCs w:val="22"/>
          <w:lang w:val="ms-M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
        <w:gridCol w:w="4576"/>
        <w:gridCol w:w="2003"/>
        <w:gridCol w:w="2115"/>
      </w:tblGrid>
      <w:tr w:rsidR="00205A4A" w:rsidRPr="00B506FD" w14:paraId="0AE80992" w14:textId="77777777" w:rsidTr="008F3C92">
        <w:trPr>
          <w:trHeight w:val="615"/>
          <w:tblHeader/>
        </w:trPr>
        <w:tc>
          <w:tcPr>
            <w:tcW w:w="355" w:type="pct"/>
            <w:tcBorders>
              <w:bottom w:val="single" w:sz="4" w:space="0" w:color="auto"/>
            </w:tcBorders>
            <w:vAlign w:val="center"/>
          </w:tcPr>
          <w:p w14:paraId="42AA2C75" w14:textId="77777777" w:rsidR="00205A4A" w:rsidRPr="000607E9" w:rsidRDefault="00205A4A" w:rsidP="00037814">
            <w:pPr>
              <w:pStyle w:val="ListParagraph"/>
              <w:ind w:left="0" w:right="154"/>
              <w:jc w:val="center"/>
              <w:rPr>
                <w:rFonts w:ascii="Arial" w:hAnsi="Arial" w:cs="Arial"/>
                <w:b/>
                <w:sz w:val="22"/>
                <w:szCs w:val="22"/>
              </w:rPr>
            </w:pPr>
            <w:r w:rsidRPr="000607E9">
              <w:rPr>
                <w:rFonts w:ascii="Arial" w:hAnsi="Arial" w:cs="Arial"/>
                <w:b/>
                <w:bCs/>
                <w:sz w:val="22"/>
                <w:szCs w:val="22"/>
              </w:rPr>
              <w:t>No</w:t>
            </w:r>
          </w:p>
        </w:tc>
        <w:tc>
          <w:tcPr>
            <w:tcW w:w="2445" w:type="pct"/>
            <w:tcBorders>
              <w:bottom w:val="single" w:sz="4" w:space="0" w:color="auto"/>
            </w:tcBorders>
            <w:vAlign w:val="center"/>
          </w:tcPr>
          <w:p w14:paraId="157854D4" w14:textId="77777777" w:rsidR="00205A4A" w:rsidRPr="000607E9" w:rsidRDefault="00205A4A" w:rsidP="00037814">
            <w:pPr>
              <w:pStyle w:val="ListParagraph"/>
              <w:ind w:left="0" w:right="154"/>
              <w:jc w:val="center"/>
              <w:rPr>
                <w:rFonts w:ascii="Arial" w:hAnsi="Arial" w:cs="Arial"/>
                <w:b/>
                <w:sz w:val="22"/>
                <w:szCs w:val="22"/>
              </w:rPr>
            </w:pPr>
            <w:r>
              <w:rPr>
                <w:rFonts w:ascii="Arial" w:hAnsi="Arial" w:cs="Arial"/>
                <w:b/>
                <w:bCs/>
                <w:sz w:val="22"/>
                <w:szCs w:val="22"/>
              </w:rPr>
              <w:t>Nama</w:t>
            </w:r>
          </w:p>
        </w:tc>
        <w:tc>
          <w:tcPr>
            <w:tcW w:w="1070" w:type="pct"/>
            <w:tcBorders>
              <w:bottom w:val="single" w:sz="4" w:space="0" w:color="auto"/>
            </w:tcBorders>
            <w:vAlign w:val="center"/>
          </w:tcPr>
          <w:p w14:paraId="445B1811" w14:textId="77777777" w:rsidR="00205A4A" w:rsidRPr="000607E9" w:rsidRDefault="00205A4A" w:rsidP="00037814">
            <w:pPr>
              <w:pStyle w:val="ListParagraph"/>
              <w:ind w:left="0" w:right="154"/>
              <w:jc w:val="center"/>
              <w:rPr>
                <w:rFonts w:ascii="Arial" w:hAnsi="Arial" w:cs="Arial"/>
                <w:b/>
                <w:sz w:val="22"/>
                <w:szCs w:val="22"/>
              </w:rPr>
            </w:pPr>
            <w:r w:rsidRPr="000607E9">
              <w:rPr>
                <w:rFonts w:ascii="Arial" w:hAnsi="Arial" w:cs="Arial"/>
                <w:b/>
                <w:bCs/>
                <w:sz w:val="22"/>
                <w:szCs w:val="22"/>
              </w:rPr>
              <w:t>Jabatan</w:t>
            </w:r>
          </w:p>
        </w:tc>
        <w:tc>
          <w:tcPr>
            <w:tcW w:w="1130" w:type="pct"/>
            <w:tcBorders>
              <w:bottom w:val="single" w:sz="4" w:space="0" w:color="auto"/>
            </w:tcBorders>
            <w:vAlign w:val="center"/>
          </w:tcPr>
          <w:p w14:paraId="75B70FDA" w14:textId="77777777" w:rsidR="00205A4A" w:rsidRPr="000607E9" w:rsidRDefault="00205A4A" w:rsidP="00037814">
            <w:pPr>
              <w:pStyle w:val="ListParagraph"/>
              <w:ind w:left="0" w:right="154"/>
              <w:jc w:val="center"/>
              <w:rPr>
                <w:rFonts w:ascii="Arial" w:hAnsi="Arial" w:cs="Arial"/>
                <w:b/>
                <w:sz w:val="22"/>
                <w:szCs w:val="22"/>
              </w:rPr>
            </w:pPr>
            <w:r w:rsidRPr="000607E9">
              <w:rPr>
                <w:rFonts w:ascii="Arial" w:hAnsi="Arial" w:cs="Arial"/>
                <w:b/>
                <w:bCs/>
                <w:sz w:val="22"/>
                <w:szCs w:val="22"/>
              </w:rPr>
              <w:t>Tanda Tangan</w:t>
            </w:r>
          </w:p>
        </w:tc>
      </w:tr>
      <w:tr w:rsidR="00103C23" w:rsidRPr="00B506FD" w14:paraId="467D749B" w14:textId="77777777" w:rsidTr="008F3C92">
        <w:trPr>
          <w:trHeight w:val="748"/>
        </w:trPr>
        <w:tc>
          <w:tcPr>
            <w:tcW w:w="355" w:type="pct"/>
            <w:tcBorders>
              <w:top w:val="single" w:sz="4" w:space="0" w:color="auto"/>
              <w:bottom w:val="single" w:sz="4" w:space="0" w:color="auto"/>
            </w:tcBorders>
            <w:vAlign w:val="center"/>
          </w:tcPr>
          <w:p w14:paraId="02C3E4C2" w14:textId="3D610694" w:rsidR="00103C23" w:rsidRPr="00B506FD" w:rsidRDefault="00103C23" w:rsidP="00103C23">
            <w:pPr>
              <w:ind w:right="154"/>
              <w:jc w:val="center"/>
              <w:rPr>
                <w:rFonts w:ascii="Arial" w:hAnsi="Arial" w:cs="Arial"/>
                <w:sz w:val="22"/>
                <w:szCs w:val="22"/>
              </w:rPr>
            </w:pPr>
            <w:r w:rsidRPr="00B506FD">
              <w:rPr>
                <w:rFonts w:ascii="Arial" w:hAnsi="Arial" w:cs="Arial"/>
                <w:sz w:val="22"/>
                <w:szCs w:val="22"/>
              </w:rPr>
              <w:t>1.</w:t>
            </w:r>
          </w:p>
        </w:tc>
        <w:tc>
          <w:tcPr>
            <w:tcW w:w="2445" w:type="pct"/>
            <w:tcBorders>
              <w:top w:val="single" w:sz="4" w:space="0" w:color="auto"/>
              <w:bottom w:val="single" w:sz="4" w:space="0" w:color="auto"/>
            </w:tcBorders>
            <w:vAlign w:val="center"/>
          </w:tcPr>
          <w:p w14:paraId="13EED51F" w14:textId="6D2F97E8" w:rsidR="00103C23" w:rsidRPr="003922E2" w:rsidRDefault="00103C23" w:rsidP="006D467B">
            <w:pPr>
              <w:tabs>
                <w:tab w:val="left" w:pos="6145"/>
              </w:tabs>
              <w:spacing w:line="276" w:lineRule="auto"/>
              <w:contextualSpacing/>
              <w:jc w:val="both"/>
              <w:rPr>
                <w:rFonts w:ascii="Arial" w:eastAsia="Arial" w:hAnsi="Arial" w:cs="Arial"/>
                <w:sz w:val="22"/>
                <w:szCs w:val="22"/>
              </w:rPr>
            </w:pPr>
            <w:r w:rsidRPr="003922E2">
              <w:rPr>
                <w:rFonts w:ascii="Arial" w:hAnsi="Arial" w:cs="Arial"/>
                <w:sz w:val="22"/>
                <w:szCs w:val="22"/>
              </w:rPr>
              <w:t>{ketua_pokja}</w:t>
            </w:r>
          </w:p>
        </w:tc>
        <w:tc>
          <w:tcPr>
            <w:tcW w:w="1070" w:type="pct"/>
            <w:tcBorders>
              <w:top w:val="single" w:sz="4" w:space="0" w:color="auto"/>
              <w:bottom w:val="single" w:sz="4" w:space="0" w:color="auto"/>
            </w:tcBorders>
            <w:vAlign w:val="center"/>
          </w:tcPr>
          <w:p w14:paraId="4C72B099" w14:textId="2D79D9B8" w:rsidR="00103C23" w:rsidRPr="00B506FD" w:rsidRDefault="00103C23" w:rsidP="00103C23">
            <w:pPr>
              <w:ind w:right="154"/>
              <w:jc w:val="center"/>
              <w:rPr>
                <w:rFonts w:ascii="Arial" w:hAnsi="Arial" w:cs="Arial"/>
                <w:sz w:val="22"/>
                <w:szCs w:val="22"/>
              </w:rPr>
            </w:pPr>
            <w:r w:rsidRPr="007026A0">
              <w:rPr>
                <w:rFonts w:ascii="Arial" w:hAnsi="Arial" w:cs="Arial"/>
                <w:sz w:val="22"/>
                <w:szCs w:val="22"/>
              </w:rPr>
              <w:t>Ketua merangkap Anggota</w:t>
            </w:r>
          </w:p>
        </w:tc>
        <w:tc>
          <w:tcPr>
            <w:tcW w:w="1130" w:type="pct"/>
            <w:tcBorders>
              <w:top w:val="single" w:sz="4" w:space="0" w:color="auto"/>
              <w:bottom w:val="single" w:sz="4" w:space="0" w:color="auto"/>
            </w:tcBorders>
            <w:vAlign w:val="center"/>
          </w:tcPr>
          <w:p w14:paraId="66EDA91C" w14:textId="77777777" w:rsidR="00103C23" w:rsidRPr="00B506FD" w:rsidRDefault="00103C23" w:rsidP="00103C23">
            <w:pPr>
              <w:spacing w:before="160"/>
              <w:ind w:right="154"/>
              <w:jc w:val="center"/>
              <w:rPr>
                <w:rFonts w:ascii="Arial" w:hAnsi="Arial" w:cs="Arial"/>
                <w:sz w:val="22"/>
                <w:szCs w:val="22"/>
              </w:rPr>
            </w:pPr>
          </w:p>
        </w:tc>
      </w:tr>
      <w:tr w:rsidR="00103C23" w:rsidRPr="00B506FD" w14:paraId="285888F4" w14:textId="77777777" w:rsidTr="008F3C92">
        <w:trPr>
          <w:trHeight w:val="445"/>
        </w:trPr>
        <w:tc>
          <w:tcPr>
            <w:tcW w:w="355" w:type="pct"/>
            <w:tcBorders>
              <w:top w:val="single" w:sz="4" w:space="0" w:color="auto"/>
              <w:bottom w:val="single" w:sz="4" w:space="0" w:color="auto"/>
            </w:tcBorders>
            <w:vAlign w:val="center"/>
          </w:tcPr>
          <w:p w14:paraId="55EF4B8E" w14:textId="0A94D604" w:rsidR="00103C23" w:rsidRPr="00B506FD" w:rsidRDefault="00103C23" w:rsidP="00103C23">
            <w:pPr>
              <w:ind w:right="154"/>
              <w:jc w:val="center"/>
              <w:rPr>
                <w:rFonts w:ascii="Arial" w:hAnsi="Arial" w:cs="Arial"/>
                <w:sz w:val="22"/>
                <w:szCs w:val="22"/>
              </w:rPr>
            </w:pPr>
            <w:r w:rsidRPr="00B506FD">
              <w:rPr>
                <w:rFonts w:ascii="Arial" w:hAnsi="Arial" w:cs="Arial"/>
                <w:sz w:val="22"/>
                <w:szCs w:val="22"/>
              </w:rPr>
              <w:t>2.</w:t>
            </w:r>
          </w:p>
        </w:tc>
        <w:tc>
          <w:tcPr>
            <w:tcW w:w="2445" w:type="pct"/>
            <w:tcBorders>
              <w:top w:val="single" w:sz="4" w:space="0" w:color="auto"/>
              <w:bottom w:val="single" w:sz="4" w:space="0" w:color="auto"/>
            </w:tcBorders>
            <w:vAlign w:val="center"/>
          </w:tcPr>
          <w:p w14:paraId="1EB2D265" w14:textId="55E38B54" w:rsidR="00103C23" w:rsidRPr="003922E2" w:rsidRDefault="00103C23" w:rsidP="006D467B">
            <w:pPr>
              <w:tabs>
                <w:tab w:val="left" w:pos="6145"/>
              </w:tabs>
              <w:spacing w:line="276" w:lineRule="auto"/>
              <w:contextualSpacing/>
              <w:rPr>
                <w:rFonts w:ascii="Arial" w:eastAsia="Arial" w:hAnsi="Arial" w:cs="Arial"/>
                <w:spacing w:val="2"/>
                <w:sz w:val="22"/>
                <w:szCs w:val="22"/>
                <w:highlight w:val="yellow"/>
              </w:rPr>
            </w:pPr>
            <w:r w:rsidRPr="003922E2">
              <w:rPr>
                <w:rFonts w:ascii="Arial" w:hAnsi="Arial" w:cs="Arial"/>
                <w:sz w:val="22"/>
                <w:szCs w:val="22"/>
              </w:rPr>
              <w:t>{sekre_pokja}</w:t>
            </w:r>
          </w:p>
        </w:tc>
        <w:tc>
          <w:tcPr>
            <w:tcW w:w="1070" w:type="pct"/>
            <w:tcBorders>
              <w:top w:val="single" w:sz="4" w:space="0" w:color="auto"/>
              <w:bottom w:val="single" w:sz="4" w:space="0" w:color="auto"/>
            </w:tcBorders>
            <w:vAlign w:val="center"/>
          </w:tcPr>
          <w:p w14:paraId="4D3E28DC" w14:textId="7B66FD57" w:rsidR="00103C23" w:rsidRPr="00B506FD" w:rsidRDefault="00103C23" w:rsidP="00103C23">
            <w:pPr>
              <w:ind w:right="154"/>
              <w:jc w:val="center"/>
              <w:rPr>
                <w:rFonts w:ascii="Arial" w:hAnsi="Arial" w:cs="Arial"/>
                <w:sz w:val="22"/>
                <w:szCs w:val="22"/>
              </w:rPr>
            </w:pPr>
            <w:r w:rsidRPr="00680C2F">
              <w:rPr>
                <w:rFonts w:ascii="Arial" w:hAnsi="Arial" w:cs="Arial"/>
                <w:sz w:val="22"/>
                <w:szCs w:val="22"/>
              </w:rPr>
              <w:t>Sekretaris merangkap Anggota</w:t>
            </w:r>
          </w:p>
        </w:tc>
        <w:tc>
          <w:tcPr>
            <w:tcW w:w="1130" w:type="pct"/>
            <w:tcBorders>
              <w:top w:val="single" w:sz="4" w:space="0" w:color="auto"/>
              <w:bottom w:val="single" w:sz="4" w:space="0" w:color="auto"/>
            </w:tcBorders>
            <w:vAlign w:val="center"/>
          </w:tcPr>
          <w:p w14:paraId="64B2544A" w14:textId="0E7EFEAA" w:rsidR="00103C23" w:rsidRPr="00B506FD" w:rsidRDefault="00103C23" w:rsidP="00103C23">
            <w:pPr>
              <w:spacing w:before="160"/>
              <w:ind w:right="154"/>
              <w:jc w:val="center"/>
              <w:rPr>
                <w:rFonts w:ascii="Arial" w:hAnsi="Arial" w:cs="Arial"/>
                <w:sz w:val="22"/>
                <w:szCs w:val="22"/>
              </w:rPr>
            </w:pPr>
          </w:p>
        </w:tc>
      </w:tr>
      <w:tr w:rsidR="00F2586D" w:rsidRPr="00B506FD" w14:paraId="5B4C6804" w14:textId="77777777" w:rsidTr="008F3C92">
        <w:trPr>
          <w:trHeight w:val="785"/>
        </w:trPr>
        <w:tc>
          <w:tcPr>
            <w:tcW w:w="355" w:type="pct"/>
            <w:tcBorders>
              <w:top w:val="single" w:sz="4" w:space="0" w:color="auto"/>
              <w:bottom w:val="single" w:sz="4" w:space="0" w:color="auto"/>
            </w:tcBorders>
            <w:vAlign w:val="center"/>
          </w:tcPr>
          <w:p w14:paraId="678ACBF5" w14:textId="7CF36633" w:rsidR="00F2586D" w:rsidRPr="00B506FD" w:rsidRDefault="00F2586D" w:rsidP="00F2586D">
            <w:pPr>
              <w:ind w:right="154"/>
              <w:jc w:val="center"/>
              <w:rPr>
                <w:rFonts w:ascii="Arial" w:hAnsi="Arial" w:cs="Arial"/>
                <w:sz w:val="22"/>
                <w:szCs w:val="22"/>
              </w:rPr>
            </w:pPr>
            <w:r w:rsidRPr="00B506FD">
              <w:rPr>
                <w:rFonts w:ascii="Arial" w:hAnsi="Arial" w:cs="Arial"/>
                <w:sz w:val="22"/>
                <w:szCs w:val="22"/>
              </w:rPr>
              <w:t>3.</w:t>
            </w:r>
          </w:p>
        </w:tc>
        <w:tc>
          <w:tcPr>
            <w:tcW w:w="2445" w:type="pct"/>
            <w:tcBorders>
              <w:top w:val="single" w:sz="4" w:space="0" w:color="auto"/>
              <w:bottom w:val="single" w:sz="4" w:space="0" w:color="auto"/>
            </w:tcBorders>
            <w:vAlign w:val="center"/>
          </w:tcPr>
          <w:p w14:paraId="160FA1F7" w14:textId="719B8170" w:rsidR="00F2586D" w:rsidRPr="003922E2" w:rsidRDefault="00F2586D" w:rsidP="00F2586D">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Pr>
                <w:rFonts w:ascii="Arial" w:hAnsi="Arial" w:cs="Arial"/>
                <w:sz w:val="22"/>
                <w:szCs w:val="22"/>
                <w:lang w:val="en-US"/>
              </w:rPr>
              <w:t>1</w:t>
            </w:r>
            <w:r w:rsidRPr="005B5222">
              <w:rPr>
                <w:rFonts w:ascii="Arial" w:hAnsi="Arial" w:cs="Arial"/>
                <w:sz w:val="22"/>
                <w:szCs w:val="22"/>
              </w:rPr>
              <w:t>}</w:t>
            </w:r>
          </w:p>
        </w:tc>
        <w:tc>
          <w:tcPr>
            <w:tcW w:w="1070" w:type="pct"/>
            <w:tcBorders>
              <w:top w:val="single" w:sz="4" w:space="0" w:color="auto"/>
              <w:bottom w:val="single" w:sz="4" w:space="0" w:color="auto"/>
            </w:tcBorders>
            <w:vAlign w:val="center"/>
          </w:tcPr>
          <w:p w14:paraId="70C52E5C" w14:textId="55BA25D5" w:rsidR="00F2586D" w:rsidRPr="00B506FD" w:rsidRDefault="00F2586D" w:rsidP="00F2586D">
            <w:pPr>
              <w:ind w:right="154"/>
              <w:jc w:val="center"/>
              <w:rPr>
                <w:rFonts w:ascii="Arial" w:hAnsi="Arial" w:cs="Arial"/>
                <w:sz w:val="22"/>
                <w:szCs w:val="22"/>
              </w:rPr>
            </w:pPr>
            <w:r w:rsidRPr="007026A0">
              <w:rPr>
                <w:rFonts w:ascii="Arial" w:hAnsi="Arial" w:cs="Arial"/>
                <w:sz w:val="22"/>
                <w:szCs w:val="22"/>
              </w:rPr>
              <w:t>Anggota</w:t>
            </w:r>
          </w:p>
        </w:tc>
        <w:tc>
          <w:tcPr>
            <w:tcW w:w="1130" w:type="pct"/>
            <w:tcBorders>
              <w:top w:val="single" w:sz="4" w:space="0" w:color="auto"/>
              <w:bottom w:val="single" w:sz="4" w:space="0" w:color="auto"/>
            </w:tcBorders>
            <w:vAlign w:val="center"/>
          </w:tcPr>
          <w:p w14:paraId="57907103" w14:textId="77777777" w:rsidR="00F2586D" w:rsidRPr="00B506FD" w:rsidRDefault="00F2586D" w:rsidP="00F2586D">
            <w:pPr>
              <w:spacing w:before="160"/>
              <w:ind w:right="154"/>
              <w:jc w:val="center"/>
              <w:rPr>
                <w:rFonts w:ascii="Arial" w:hAnsi="Arial" w:cs="Arial"/>
                <w:sz w:val="22"/>
                <w:szCs w:val="22"/>
              </w:rPr>
            </w:pPr>
          </w:p>
        </w:tc>
      </w:tr>
      <w:tr w:rsidR="00F2586D" w:rsidRPr="00B506FD" w14:paraId="633F2D65" w14:textId="77777777" w:rsidTr="008F3C92">
        <w:trPr>
          <w:trHeight w:val="696"/>
        </w:trPr>
        <w:tc>
          <w:tcPr>
            <w:tcW w:w="355" w:type="pct"/>
            <w:tcBorders>
              <w:top w:val="single" w:sz="4" w:space="0" w:color="auto"/>
              <w:bottom w:val="single" w:sz="4" w:space="0" w:color="auto"/>
            </w:tcBorders>
            <w:vAlign w:val="center"/>
          </w:tcPr>
          <w:p w14:paraId="1D3F38D2" w14:textId="7B4E6C7B" w:rsidR="00F2586D" w:rsidRPr="00B506FD" w:rsidRDefault="00F2586D" w:rsidP="00F2586D">
            <w:pPr>
              <w:ind w:right="154"/>
              <w:jc w:val="center"/>
              <w:rPr>
                <w:rFonts w:ascii="Arial" w:hAnsi="Arial" w:cs="Arial"/>
                <w:sz w:val="22"/>
                <w:szCs w:val="22"/>
              </w:rPr>
            </w:pPr>
            <w:r w:rsidRPr="00B506FD">
              <w:rPr>
                <w:rFonts w:ascii="Arial" w:hAnsi="Arial" w:cs="Arial"/>
                <w:sz w:val="22"/>
                <w:szCs w:val="22"/>
              </w:rPr>
              <w:t>4.</w:t>
            </w:r>
          </w:p>
        </w:tc>
        <w:tc>
          <w:tcPr>
            <w:tcW w:w="2445" w:type="pct"/>
            <w:tcBorders>
              <w:top w:val="single" w:sz="4" w:space="0" w:color="auto"/>
              <w:bottom w:val="single" w:sz="4" w:space="0" w:color="auto"/>
            </w:tcBorders>
            <w:vAlign w:val="center"/>
          </w:tcPr>
          <w:p w14:paraId="7821D35E" w14:textId="1CA4E004" w:rsidR="00F2586D" w:rsidRPr="003922E2" w:rsidRDefault="00F2586D" w:rsidP="00F2586D">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Pr>
                <w:rFonts w:ascii="Arial" w:hAnsi="Arial" w:cs="Arial"/>
                <w:sz w:val="22"/>
                <w:szCs w:val="22"/>
                <w:lang w:val="en-US"/>
              </w:rPr>
              <w:t>2</w:t>
            </w:r>
            <w:r w:rsidRPr="005B5222">
              <w:rPr>
                <w:rFonts w:ascii="Arial" w:hAnsi="Arial" w:cs="Arial"/>
                <w:sz w:val="22"/>
                <w:szCs w:val="22"/>
              </w:rPr>
              <w:t>}</w:t>
            </w:r>
          </w:p>
        </w:tc>
        <w:tc>
          <w:tcPr>
            <w:tcW w:w="1070" w:type="pct"/>
            <w:tcBorders>
              <w:top w:val="single" w:sz="4" w:space="0" w:color="auto"/>
              <w:bottom w:val="single" w:sz="4" w:space="0" w:color="auto"/>
            </w:tcBorders>
            <w:vAlign w:val="center"/>
          </w:tcPr>
          <w:p w14:paraId="44B6A560" w14:textId="12801ABA" w:rsidR="00F2586D" w:rsidRPr="00B506FD" w:rsidRDefault="00F2586D" w:rsidP="00F2586D">
            <w:pPr>
              <w:ind w:right="154"/>
              <w:jc w:val="center"/>
              <w:rPr>
                <w:rFonts w:ascii="Arial" w:hAnsi="Arial" w:cs="Arial"/>
                <w:sz w:val="22"/>
                <w:szCs w:val="22"/>
              </w:rPr>
            </w:pPr>
            <w:r w:rsidRPr="007026A0">
              <w:rPr>
                <w:rFonts w:ascii="Arial" w:hAnsi="Arial" w:cs="Arial"/>
                <w:sz w:val="22"/>
                <w:szCs w:val="22"/>
              </w:rPr>
              <w:t>Anggota</w:t>
            </w:r>
          </w:p>
        </w:tc>
        <w:tc>
          <w:tcPr>
            <w:tcW w:w="1130" w:type="pct"/>
            <w:tcBorders>
              <w:top w:val="single" w:sz="4" w:space="0" w:color="auto"/>
              <w:bottom w:val="single" w:sz="4" w:space="0" w:color="auto"/>
            </w:tcBorders>
            <w:vAlign w:val="center"/>
          </w:tcPr>
          <w:p w14:paraId="2DF320D4" w14:textId="4E28F966" w:rsidR="00F2586D" w:rsidRPr="00B506FD" w:rsidRDefault="00F2586D" w:rsidP="00F2586D">
            <w:pPr>
              <w:spacing w:before="160"/>
              <w:ind w:right="154"/>
              <w:rPr>
                <w:rFonts w:ascii="Arial" w:hAnsi="Arial" w:cs="Arial"/>
                <w:sz w:val="22"/>
                <w:szCs w:val="22"/>
              </w:rPr>
            </w:pPr>
          </w:p>
        </w:tc>
      </w:tr>
      <w:tr w:rsidR="00F2586D" w:rsidRPr="00B506FD" w14:paraId="65F637A4" w14:textId="77777777" w:rsidTr="008F3C92">
        <w:trPr>
          <w:trHeight w:val="835"/>
        </w:trPr>
        <w:tc>
          <w:tcPr>
            <w:tcW w:w="355" w:type="pct"/>
            <w:tcBorders>
              <w:top w:val="single" w:sz="4" w:space="0" w:color="auto"/>
              <w:bottom w:val="single" w:sz="4" w:space="0" w:color="auto"/>
            </w:tcBorders>
            <w:vAlign w:val="center"/>
          </w:tcPr>
          <w:p w14:paraId="09BD675E" w14:textId="303F47E6" w:rsidR="00F2586D" w:rsidRPr="00B506FD" w:rsidRDefault="00F2586D" w:rsidP="00F2586D">
            <w:pPr>
              <w:ind w:right="154"/>
              <w:jc w:val="center"/>
              <w:rPr>
                <w:rFonts w:ascii="Arial" w:hAnsi="Arial" w:cs="Arial"/>
                <w:sz w:val="22"/>
                <w:szCs w:val="22"/>
              </w:rPr>
            </w:pPr>
            <w:r w:rsidRPr="00B506FD">
              <w:rPr>
                <w:rFonts w:ascii="Arial" w:hAnsi="Arial" w:cs="Arial"/>
                <w:sz w:val="22"/>
                <w:szCs w:val="22"/>
              </w:rPr>
              <w:t>5.</w:t>
            </w:r>
          </w:p>
        </w:tc>
        <w:tc>
          <w:tcPr>
            <w:tcW w:w="2445" w:type="pct"/>
            <w:tcBorders>
              <w:top w:val="single" w:sz="4" w:space="0" w:color="auto"/>
              <w:bottom w:val="single" w:sz="4" w:space="0" w:color="auto"/>
            </w:tcBorders>
            <w:vAlign w:val="center"/>
          </w:tcPr>
          <w:p w14:paraId="41908EA2" w14:textId="3F82B3BC" w:rsidR="00F2586D" w:rsidRPr="003922E2" w:rsidRDefault="00F2586D" w:rsidP="00F2586D">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{anggota_pokja</w:t>
            </w:r>
            <w:r>
              <w:rPr>
                <w:rFonts w:ascii="Arial" w:hAnsi="Arial" w:cs="Arial"/>
                <w:sz w:val="22"/>
                <w:szCs w:val="22"/>
                <w:lang w:val="en-US"/>
              </w:rPr>
              <w:t>3</w:t>
            </w:r>
            <w:r w:rsidRPr="005B5222">
              <w:rPr>
                <w:rFonts w:ascii="Arial" w:hAnsi="Arial" w:cs="Arial"/>
                <w:sz w:val="22"/>
                <w:szCs w:val="22"/>
              </w:rPr>
              <w:t>}</w:t>
            </w:r>
          </w:p>
        </w:tc>
        <w:tc>
          <w:tcPr>
            <w:tcW w:w="1070" w:type="pct"/>
            <w:tcBorders>
              <w:top w:val="single" w:sz="4" w:space="0" w:color="auto"/>
              <w:bottom w:val="single" w:sz="4" w:space="0" w:color="auto"/>
            </w:tcBorders>
            <w:vAlign w:val="center"/>
          </w:tcPr>
          <w:p w14:paraId="61BCB783" w14:textId="10639388" w:rsidR="00F2586D" w:rsidRPr="00B506FD" w:rsidRDefault="00F2586D" w:rsidP="00F2586D">
            <w:pPr>
              <w:ind w:right="154"/>
              <w:jc w:val="center"/>
              <w:rPr>
                <w:rFonts w:ascii="Arial" w:hAnsi="Arial" w:cs="Arial"/>
                <w:sz w:val="22"/>
                <w:szCs w:val="22"/>
              </w:rPr>
            </w:pPr>
            <w:r w:rsidRPr="007026A0">
              <w:rPr>
                <w:rFonts w:ascii="Arial" w:hAnsi="Arial" w:cs="Arial"/>
                <w:sz w:val="22"/>
                <w:szCs w:val="22"/>
              </w:rPr>
              <w:t>Anggota</w:t>
            </w:r>
          </w:p>
        </w:tc>
        <w:tc>
          <w:tcPr>
            <w:tcW w:w="1130" w:type="pct"/>
            <w:tcBorders>
              <w:top w:val="single" w:sz="4" w:space="0" w:color="auto"/>
              <w:bottom w:val="single" w:sz="4" w:space="0" w:color="auto"/>
            </w:tcBorders>
            <w:vAlign w:val="center"/>
          </w:tcPr>
          <w:p w14:paraId="1FD9148D" w14:textId="17465F32" w:rsidR="00F2586D" w:rsidRPr="00B506FD" w:rsidRDefault="00F2586D" w:rsidP="00F2586D">
            <w:pPr>
              <w:ind w:right="154"/>
              <w:jc w:val="center"/>
              <w:rPr>
                <w:rFonts w:ascii="Arial" w:hAnsi="Arial" w:cs="Arial"/>
                <w:sz w:val="22"/>
                <w:szCs w:val="22"/>
              </w:rPr>
            </w:pPr>
          </w:p>
        </w:tc>
      </w:tr>
    </w:tbl>
    <w:p w14:paraId="31C1874A" w14:textId="77777777" w:rsidR="00205A4A" w:rsidRPr="00B506FD" w:rsidRDefault="00205A4A" w:rsidP="00037814">
      <w:pPr>
        <w:spacing w:line="271" w:lineRule="auto"/>
        <w:ind w:right="154"/>
        <w:contextualSpacing/>
        <w:jc w:val="center"/>
        <w:rPr>
          <w:rFonts w:ascii="Tahoma" w:hAnsi="Tahoma" w:cs="Tahoma"/>
        </w:rPr>
      </w:pPr>
    </w:p>
    <w:p w14:paraId="686FED42" w14:textId="77777777" w:rsidR="00205A4A" w:rsidRPr="00B506FD" w:rsidRDefault="00205A4A" w:rsidP="00037814">
      <w:pPr>
        <w:spacing w:before="2" w:line="276" w:lineRule="auto"/>
        <w:ind w:right="154"/>
        <w:rPr>
          <w:rFonts w:ascii="Arial" w:hAnsi="Arial" w:cs="Arial"/>
          <w:sz w:val="22"/>
          <w:szCs w:val="22"/>
        </w:rPr>
      </w:pPr>
    </w:p>
    <w:p w14:paraId="1C64CBCE" w14:textId="0FEE12D4" w:rsidR="008E0EDA" w:rsidRPr="005A1202" w:rsidRDefault="00BC3FB7" w:rsidP="00037814">
      <w:pPr>
        <w:spacing w:line="276" w:lineRule="auto"/>
        <w:ind w:right="154"/>
        <w:jc w:val="center"/>
        <w:rPr>
          <w:rFonts w:ascii="Arial" w:eastAsia="Arial" w:hAnsi="Arial" w:cs="Arial"/>
          <w:b/>
          <w:bCs/>
          <w:sz w:val="22"/>
          <w:szCs w:val="22"/>
          <w:lang w:val="ms-MY"/>
        </w:rPr>
      </w:pPr>
      <w:r w:rsidRPr="00BC3FB7">
        <w:rPr>
          <w:rFonts w:ascii="Arial" w:eastAsia="Arial" w:hAnsi="Arial" w:cs="Arial"/>
          <w:b/>
          <w:bCs/>
          <w:sz w:val="22"/>
          <w:szCs w:val="22"/>
          <w:lang w:val="ms-MY"/>
        </w:rPr>
        <w:t>{satuan_kerja</w:t>
      </w:r>
      <w:r w:rsidR="002F75E2">
        <w:rPr>
          <w:rFonts w:ascii="Arial" w:eastAsia="Arial" w:hAnsi="Arial" w:cs="Arial"/>
          <w:b/>
          <w:bCs/>
          <w:sz w:val="22"/>
          <w:szCs w:val="22"/>
        </w:rPr>
        <w:t>_upper</w:t>
      </w:r>
      <w:r w:rsidRPr="00BC3FB7">
        <w:rPr>
          <w:rFonts w:ascii="Arial" w:eastAsia="Arial" w:hAnsi="Arial" w:cs="Arial"/>
          <w:b/>
          <w:bCs/>
          <w:sz w:val="22"/>
          <w:szCs w:val="22"/>
          <w:lang w:val="ms-MY"/>
        </w:rPr>
        <w:t>}</w:t>
      </w:r>
    </w:p>
    <w:p w14:paraId="29604E4E" w14:textId="77777777" w:rsidR="00197DB9" w:rsidRPr="008A371E" w:rsidRDefault="00197DB9" w:rsidP="00037814">
      <w:pPr>
        <w:spacing w:before="2" w:line="276" w:lineRule="auto"/>
        <w:ind w:right="154"/>
        <w:jc w:val="center"/>
        <w:rPr>
          <w:rFonts w:ascii="Arial" w:eastAsia="Arial" w:hAnsi="Arial" w:cs="Arial"/>
          <w:b/>
          <w:bCs/>
          <w:sz w:val="22"/>
          <w:szCs w:val="22"/>
          <w:lang w:val="ms-M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
        <w:gridCol w:w="4367"/>
        <w:gridCol w:w="2210"/>
        <w:gridCol w:w="2117"/>
      </w:tblGrid>
      <w:tr w:rsidR="00205A4A" w:rsidRPr="00B506FD" w14:paraId="607C8C6C" w14:textId="77777777" w:rsidTr="00037814">
        <w:trPr>
          <w:trHeight w:val="624"/>
          <w:tblHeader/>
        </w:trPr>
        <w:tc>
          <w:tcPr>
            <w:tcW w:w="348" w:type="pct"/>
            <w:tcBorders>
              <w:bottom w:val="single" w:sz="4" w:space="0" w:color="auto"/>
            </w:tcBorders>
            <w:vAlign w:val="center"/>
          </w:tcPr>
          <w:p w14:paraId="05F83715"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No</w:t>
            </w:r>
          </w:p>
        </w:tc>
        <w:tc>
          <w:tcPr>
            <w:tcW w:w="2336" w:type="pct"/>
            <w:tcBorders>
              <w:bottom w:val="single" w:sz="4" w:space="0" w:color="auto"/>
            </w:tcBorders>
            <w:vAlign w:val="center"/>
          </w:tcPr>
          <w:p w14:paraId="1E65E185" w14:textId="77777777" w:rsidR="00205A4A" w:rsidRPr="00B506FD" w:rsidRDefault="00205A4A" w:rsidP="00037814">
            <w:pPr>
              <w:ind w:right="154"/>
              <w:jc w:val="center"/>
              <w:rPr>
                <w:rFonts w:ascii="Arial" w:hAnsi="Arial" w:cs="Arial"/>
                <w:sz w:val="22"/>
                <w:szCs w:val="22"/>
              </w:rPr>
            </w:pPr>
            <w:r>
              <w:rPr>
                <w:rFonts w:ascii="Arial" w:hAnsi="Arial" w:cs="Arial"/>
                <w:b/>
                <w:bCs/>
                <w:sz w:val="22"/>
                <w:szCs w:val="22"/>
              </w:rPr>
              <w:t>Nama</w:t>
            </w:r>
          </w:p>
        </w:tc>
        <w:tc>
          <w:tcPr>
            <w:tcW w:w="1183" w:type="pct"/>
            <w:tcBorders>
              <w:bottom w:val="single" w:sz="4" w:space="0" w:color="auto"/>
            </w:tcBorders>
            <w:vAlign w:val="center"/>
          </w:tcPr>
          <w:p w14:paraId="45896A55"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Jabatan</w:t>
            </w:r>
          </w:p>
        </w:tc>
        <w:tc>
          <w:tcPr>
            <w:tcW w:w="1133" w:type="pct"/>
            <w:tcBorders>
              <w:bottom w:val="single" w:sz="4" w:space="0" w:color="auto"/>
            </w:tcBorders>
            <w:vAlign w:val="center"/>
          </w:tcPr>
          <w:p w14:paraId="43C10F80"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Tanda Tangan</w:t>
            </w:r>
          </w:p>
        </w:tc>
      </w:tr>
      <w:tr w:rsidR="008C5ED7" w:rsidRPr="00B506FD" w14:paraId="42DFE6F5" w14:textId="77777777" w:rsidTr="00037814">
        <w:trPr>
          <w:trHeight w:val="788"/>
        </w:trPr>
        <w:tc>
          <w:tcPr>
            <w:tcW w:w="348" w:type="pct"/>
            <w:tcBorders>
              <w:top w:val="single" w:sz="4" w:space="0" w:color="auto"/>
              <w:bottom w:val="single" w:sz="4" w:space="0" w:color="auto"/>
            </w:tcBorders>
            <w:vAlign w:val="center"/>
          </w:tcPr>
          <w:p w14:paraId="2523ECCB" w14:textId="7AD8E020" w:rsidR="008C5ED7" w:rsidRPr="00B506FD" w:rsidRDefault="008C5ED7" w:rsidP="00037814">
            <w:pPr>
              <w:ind w:right="154"/>
              <w:jc w:val="center"/>
              <w:rPr>
                <w:rFonts w:ascii="Arial" w:hAnsi="Arial" w:cs="Arial"/>
                <w:sz w:val="22"/>
                <w:szCs w:val="22"/>
              </w:rPr>
            </w:pPr>
            <w:r w:rsidRPr="00B506FD">
              <w:rPr>
                <w:rFonts w:ascii="Arial" w:hAnsi="Arial" w:cs="Arial"/>
                <w:sz w:val="22"/>
                <w:szCs w:val="22"/>
              </w:rPr>
              <w:t>1.</w:t>
            </w:r>
          </w:p>
        </w:tc>
        <w:tc>
          <w:tcPr>
            <w:tcW w:w="2336" w:type="pct"/>
            <w:tcBorders>
              <w:top w:val="single" w:sz="4" w:space="0" w:color="auto"/>
              <w:bottom w:val="single" w:sz="4" w:space="0" w:color="auto"/>
            </w:tcBorders>
            <w:vAlign w:val="center"/>
          </w:tcPr>
          <w:p w14:paraId="25A40A88" w14:textId="2C34403F" w:rsidR="008C5ED7" w:rsidRPr="003922E2" w:rsidRDefault="006D467B" w:rsidP="006D467B">
            <w:pPr>
              <w:ind w:right="154"/>
              <w:rPr>
                <w:rFonts w:ascii="Arial" w:eastAsia="Arial" w:hAnsi="Arial" w:cs="Arial"/>
                <w:sz w:val="22"/>
                <w:szCs w:val="22"/>
                <w:lang w:val="en-US"/>
              </w:rPr>
            </w:pPr>
            <w:r w:rsidRPr="003922E2">
              <w:rPr>
                <w:rFonts w:ascii="Arial" w:eastAsia="Arial" w:hAnsi="Arial" w:cs="Arial"/>
                <w:spacing w:val="-2"/>
                <w:sz w:val="22"/>
                <w:szCs w:val="22"/>
                <w:lang w:val="en-US"/>
              </w:rPr>
              <w:t>{nama_ppk}</w:t>
            </w:r>
          </w:p>
        </w:tc>
        <w:tc>
          <w:tcPr>
            <w:tcW w:w="1183" w:type="pct"/>
            <w:tcBorders>
              <w:top w:val="single" w:sz="4" w:space="0" w:color="auto"/>
              <w:bottom w:val="single" w:sz="4" w:space="0" w:color="auto"/>
            </w:tcBorders>
            <w:vAlign w:val="center"/>
          </w:tcPr>
          <w:p w14:paraId="2134D1DC" w14:textId="5EC92E3B" w:rsidR="008C5ED7" w:rsidRPr="006D467B" w:rsidRDefault="006D467B" w:rsidP="00037814">
            <w:pPr>
              <w:ind w:right="154"/>
              <w:jc w:val="center"/>
              <w:rPr>
                <w:rFonts w:ascii="Arial" w:hAnsi="Arial" w:cs="Arial"/>
                <w:sz w:val="22"/>
                <w:szCs w:val="22"/>
                <w:lang w:val="en-US"/>
              </w:rPr>
            </w:pPr>
            <w:r w:rsidRPr="006D467B">
              <w:rPr>
                <w:rFonts w:ascii="Arial" w:hAnsi="Arial" w:cs="Arial"/>
                <w:sz w:val="22"/>
                <w:szCs w:val="22"/>
                <w:lang w:val="en-US"/>
              </w:rPr>
              <w:t>{ppk}</w:t>
            </w:r>
          </w:p>
        </w:tc>
        <w:tc>
          <w:tcPr>
            <w:tcW w:w="1133" w:type="pct"/>
            <w:tcBorders>
              <w:top w:val="single" w:sz="4" w:space="0" w:color="auto"/>
              <w:bottom w:val="single" w:sz="4" w:space="0" w:color="auto"/>
            </w:tcBorders>
          </w:tcPr>
          <w:p w14:paraId="02639F38" w14:textId="77777777" w:rsidR="008C5ED7" w:rsidRPr="00B506FD" w:rsidRDefault="008C5ED7" w:rsidP="00037814">
            <w:pPr>
              <w:ind w:right="154"/>
              <w:jc w:val="both"/>
              <w:rPr>
                <w:rFonts w:ascii="Arial" w:hAnsi="Arial" w:cs="Arial"/>
                <w:sz w:val="22"/>
                <w:szCs w:val="22"/>
              </w:rPr>
            </w:pPr>
          </w:p>
        </w:tc>
      </w:tr>
    </w:tbl>
    <w:p w14:paraId="30289664" w14:textId="131AA87E" w:rsidR="00304B5F" w:rsidRPr="00B506FD" w:rsidRDefault="00304B5F" w:rsidP="4F5E63BA">
      <w:pPr>
        <w:tabs>
          <w:tab w:val="left" w:pos="3390"/>
        </w:tabs>
        <w:spacing w:line="360" w:lineRule="auto"/>
        <w:contextualSpacing/>
        <w:rPr>
          <w:rFonts w:ascii="Arial" w:hAnsi="Arial" w:cs="Arial"/>
          <w:sz w:val="22"/>
          <w:szCs w:val="22"/>
        </w:rPr>
      </w:pPr>
    </w:p>
    <w:sectPr w:rsidR="00304B5F" w:rsidRPr="00B506FD" w:rsidSect="00205A4A">
      <w:footerReference w:type="default" r:id="rId19"/>
      <w:pgSz w:w="11920" w:h="16840"/>
      <w:pgMar w:top="1134" w:right="1134" w:bottom="1134" w:left="1418" w:header="720" w:footer="37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D3E85" w14:textId="77777777" w:rsidR="00D50ACE" w:rsidRDefault="00D50ACE" w:rsidP="00A07E78">
      <w:r>
        <w:separator/>
      </w:r>
    </w:p>
  </w:endnote>
  <w:endnote w:type="continuationSeparator" w:id="0">
    <w:p w14:paraId="53A14B81" w14:textId="77777777" w:rsidR="00D50ACE" w:rsidRDefault="00D50ACE" w:rsidP="00A07E78">
      <w:r>
        <w:continuationSeparator/>
      </w:r>
    </w:p>
  </w:endnote>
  <w:endnote w:type="continuationNotice" w:id="1">
    <w:p w14:paraId="71F12A11" w14:textId="77777777" w:rsidR="00D50ACE" w:rsidRDefault="00D50A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ntium Basic">
    <w:altName w:val="Calibri"/>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Basic">
    <w:altName w:val="Calibri"/>
    <w:panose1 w:val="020B0604020202020204"/>
    <w:charset w:val="00"/>
    <w:family w:val="auto"/>
    <w:pitch w:val="default"/>
  </w:font>
  <w:font w:name="Nova Mono">
    <w:panose1 w:val="020B0604020202020204"/>
    <w:charset w:val="00"/>
    <w:family w:val="auto"/>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A9295" w14:textId="77777777" w:rsidR="00054733" w:rsidRDefault="000547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943EA" w14:textId="7F39E649" w:rsidR="00AC440B" w:rsidRDefault="00AC440B" w:rsidP="0053156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631EF" w14:textId="74782484" w:rsidR="00AC440B" w:rsidRDefault="00AC440B" w:rsidP="00A07E7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D0E6A" w14:textId="77777777" w:rsidR="00FB333D" w:rsidRDefault="00FB333D" w:rsidP="0053156B">
    <w:pPr>
      <w:pStyle w:val="Footer"/>
      <w:jc w:val="center"/>
    </w:pPr>
    <w:r>
      <w:rPr>
        <w:noProof/>
      </w:rPr>
      <w:drawing>
        <wp:inline distT="0" distB="0" distL="0" distR="0" wp14:anchorId="7BEEE11B" wp14:editId="163EB888">
          <wp:extent cx="1076325" cy="783054"/>
          <wp:effectExtent l="0" t="0" r="0" b="0"/>
          <wp:docPr id="737487814"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FDD6C" w14:textId="77777777" w:rsidR="00D50ACE" w:rsidRDefault="00D50ACE" w:rsidP="00A07E78">
      <w:r>
        <w:separator/>
      </w:r>
    </w:p>
  </w:footnote>
  <w:footnote w:type="continuationSeparator" w:id="0">
    <w:p w14:paraId="7F464807" w14:textId="77777777" w:rsidR="00D50ACE" w:rsidRDefault="00D50ACE" w:rsidP="00A07E78">
      <w:r>
        <w:continuationSeparator/>
      </w:r>
    </w:p>
  </w:footnote>
  <w:footnote w:type="continuationNotice" w:id="1">
    <w:p w14:paraId="0BE711A5" w14:textId="77777777" w:rsidR="00D50ACE" w:rsidRDefault="00D50ACE"/>
  </w:footnote>
  <w:footnote w:id="2">
    <w:p w14:paraId="38234C0B" w14:textId="77777777" w:rsidR="00EE0386" w:rsidRPr="003E3E80" w:rsidRDefault="00EE0386" w:rsidP="00EE0386">
      <w:pPr>
        <w:ind w:left="360"/>
        <w:jc w:val="both"/>
        <w:rPr>
          <w:rFonts w:ascii="Basic" w:eastAsia="Basic" w:hAnsi="Basic" w:cs="Basic"/>
          <w:i/>
          <w:color w:val="000000"/>
        </w:rPr>
      </w:pPr>
      <w:r>
        <w:rPr>
          <w:vertAlign w:val="superscript"/>
        </w:rPr>
        <w:footnoteRef/>
      </w:r>
      <w:r>
        <w:t xml:space="preserve"> </w:t>
      </w:r>
      <w:r w:rsidRPr="003E3E80">
        <w:rPr>
          <w:rFonts w:ascii="Basic" w:eastAsia="Basic" w:hAnsi="Basic" w:cs="Basic"/>
          <w:i/>
          <w:color w:val="000000"/>
        </w:rPr>
        <w:t>Dalam hal tenaga ahli yang dinilai lebih dari 1 [satu] maka setiap tenaga ahli harus diberi bobot tenaga ahli:</w:t>
      </w:r>
    </w:p>
    <w:p w14:paraId="3D291218" w14:textId="77777777" w:rsidR="00EE0386" w:rsidRDefault="00EE0386" w:rsidP="00EE0386">
      <w:pPr>
        <w:numPr>
          <w:ilvl w:val="0"/>
          <w:numId w:val="6"/>
        </w:numPr>
        <w:ind w:left="1094" w:hanging="425"/>
        <w:jc w:val="both"/>
        <w:rPr>
          <w:rFonts w:ascii="Basic" w:eastAsia="Basic" w:hAnsi="Basic" w:cs="Basic"/>
          <w:i/>
          <w:color w:val="000000"/>
        </w:rPr>
      </w:pPr>
      <w:r w:rsidRPr="00224586">
        <w:rPr>
          <w:rFonts w:ascii="Basic" w:eastAsia="Basic" w:hAnsi="Basic" w:cs="Basic"/>
          <w:i/>
          <w:color w:val="000000"/>
        </w:rPr>
        <w:t>Team Leader,  diberi bobot =</w:t>
      </w:r>
      <w:r w:rsidRPr="00224586">
        <w:rPr>
          <w:rFonts w:ascii="Basic" w:eastAsia="Basic" w:hAnsi="Basic" w:cs="Basic"/>
          <w:color w:val="000000"/>
        </w:rPr>
        <w:t xml:space="preserve"> </w:t>
      </w:r>
      <w:r>
        <w:rPr>
          <w:rFonts w:ascii="Basic" w:eastAsia="Basic" w:hAnsi="Basic" w:cs="Basic"/>
          <w:i/>
          <w:color w:val="000000"/>
        </w:rPr>
        <w:t>21,00</w:t>
      </w:r>
      <w:r w:rsidRPr="00224586">
        <w:rPr>
          <w:rFonts w:ascii="Basic" w:eastAsia="Basic" w:hAnsi="Basic" w:cs="Basic"/>
          <w:i/>
          <w:color w:val="000000"/>
        </w:rPr>
        <w:t>%</w:t>
      </w:r>
    </w:p>
    <w:p w14:paraId="6BA80339"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Jalan Raya, diberi bobot = 12,0%</w:t>
      </w:r>
    </w:p>
    <w:p w14:paraId="2790A01D"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Jembatan, diberi bobot = 12,0%</w:t>
      </w:r>
    </w:p>
    <w:p w14:paraId="725B3C7E"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Geodesi, diberi bobot = 12,0%</w:t>
      </w:r>
    </w:p>
    <w:p w14:paraId="312CA450"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Geoteknik, diberi bobot = 13,0%</w:t>
      </w:r>
    </w:p>
    <w:p w14:paraId="18A8522E"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Drainase/Hidrolika, diberi bobot = 12,0%</w:t>
      </w:r>
    </w:p>
    <w:p w14:paraId="68654592"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K3 Konstruksi, diberi bobot = 7,0%</w:t>
      </w:r>
    </w:p>
    <w:p w14:paraId="1BBB5CC4" w14:textId="6330F649" w:rsidR="00216237" w:rsidRPr="00EE0386" w:rsidRDefault="00EE0386" w:rsidP="00EE0386">
      <w:pPr>
        <w:numPr>
          <w:ilvl w:val="0"/>
          <w:numId w:val="6"/>
        </w:numPr>
        <w:ind w:left="1094" w:hanging="425"/>
        <w:jc w:val="both"/>
        <w:rPr>
          <w:rFonts w:ascii="Basic" w:eastAsia="Basic" w:hAnsi="Basic" w:cs="Basic"/>
          <w:i/>
          <w:color w:val="000000"/>
        </w:rPr>
      </w:pPr>
      <w:r w:rsidRPr="00EE0386">
        <w:rPr>
          <w:rFonts w:ascii="Basic" w:eastAsia="Basic" w:hAnsi="Basic" w:cs="Basic"/>
          <w:i/>
          <w:color w:val="000000"/>
        </w:rPr>
        <w:t>Ahli Kuantitas dan Biaya = 12,0%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68150" w14:textId="77777777" w:rsidR="00054733" w:rsidRDefault="000547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87C05" w14:textId="60EB28F5" w:rsidR="00E970FD" w:rsidRDefault="00E970FD">
    <w:pPr>
      <w:pStyle w:val="Header"/>
      <w:jc w:val="center"/>
    </w:pPr>
  </w:p>
  <w:p w14:paraId="0340EE97" w14:textId="0A8A4BE2" w:rsidR="00AC440B" w:rsidRDefault="00AC440B" w:rsidP="06BF58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7EEA3" w14:textId="77777777" w:rsidR="00F72110" w:rsidRPr="00054733" w:rsidRDefault="00F72110" w:rsidP="00F72110">
    <w:pPr>
      <w:widowControl w:val="0"/>
      <w:autoSpaceDE w:val="0"/>
      <w:autoSpaceDN w:val="0"/>
      <w:ind w:left="851" w:right="-2"/>
      <w:jc w:val="center"/>
      <w:rPr>
        <w:rFonts w:ascii="Arial" w:eastAsia="Calibri" w:hAnsi="Arial" w:cs="Arial"/>
        <w:sz w:val="36"/>
        <w:szCs w:val="36"/>
      </w:rPr>
    </w:pPr>
    <w:bookmarkStart w:id="1" w:name="_Hlk186188695"/>
    <w:bookmarkStart w:id="2" w:name="_Hlk186188696"/>
    <w:bookmarkStart w:id="3" w:name="_Hlk186188840"/>
    <w:bookmarkStart w:id="4" w:name="_Hlk186188841"/>
    <w:bookmarkStart w:id="5" w:name="_Hlk186189107"/>
    <w:bookmarkStart w:id="6" w:name="_Hlk186189108"/>
    <w:bookmarkStart w:id="7" w:name="_Hlk186189264"/>
    <w:bookmarkStart w:id="8" w:name="_Hlk186189265"/>
    <w:bookmarkStart w:id="9" w:name="_Hlk186189287"/>
    <w:bookmarkStart w:id="10" w:name="_Hlk186189288"/>
    <w:bookmarkStart w:id="11" w:name="_Hlk186189395"/>
    <w:bookmarkStart w:id="12" w:name="_Hlk186189396"/>
    <w:r w:rsidRPr="00054733">
      <w:rPr>
        <w:rFonts w:ascii="Arial" w:eastAsia="Calibri" w:hAnsi="Arial" w:cs="Arial"/>
        <w:noProof/>
        <w:sz w:val="36"/>
        <w:szCs w:val="36"/>
      </w:rPr>
      <w:drawing>
        <wp:anchor distT="0" distB="0" distL="114300" distR="114300" simplePos="0" relativeHeight="251659264" behindDoc="0" locked="0" layoutInCell="1" allowOverlap="1" wp14:anchorId="40DBD067" wp14:editId="4BD6DCA1">
          <wp:simplePos x="0" y="0"/>
          <wp:positionH relativeFrom="column">
            <wp:posOffset>-324221</wp:posOffset>
          </wp:positionH>
          <wp:positionV relativeFrom="paragraph">
            <wp:posOffset>6985</wp:posOffset>
          </wp:positionV>
          <wp:extent cx="835200" cy="835200"/>
          <wp:effectExtent l="0" t="0" r="3175" b="3175"/>
          <wp:wrapNone/>
          <wp:docPr id="2115472725" name="Picture 2115472725" descr="A yellow and blu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225509" name="Picture 469225509" descr="A yellow and blue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5200" cy="835200"/>
                  </a:xfrm>
                  <a:prstGeom prst="rect">
                    <a:avLst/>
                  </a:prstGeom>
                </pic:spPr>
              </pic:pic>
            </a:graphicData>
          </a:graphic>
          <wp14:sizeRelH relativeFrom="margin">
            <wp14:pctWidth>0</wp14:pctWidth>
          </wp14:sizeRelH>
          <wp14:sizeRelV relativeFrom="margin">
            <wp14:pctHeight>0</wp14:pctHeight>
          </wp14:sizeRelV>
        </wp:anchor>
      </w:drawing>
    </w:r>
    <w:r w:rsidRPr="00054733">
      <w:rPr>
        <w:rFonts w:ascii="Arial" w:eastAsia="Calibri" w:hAnsi="Arial" w:cs="Arial"/>
        <w:sz w:val="36"/>
        <w:szCs w:val="36"/>
      </w:rPr>
      <w:t>KEMENTERIAN PEKERJAAN UMUM</w:t>
    </w:r>
  </w:p>
  <w:p w14:paraId="541AB629" w14:textId="77777777" w:rsidR="00F72110" w:rsidRPr="001741FE" w:rsidRDefault="00F72110" w:rsidP="00F72110">
    <w:pPr>
      <w:keepNext/>
      <w:widowControl w:val="0"/>
      <w:autoSpaceDE w:val="0"/>
      <w:autoSpaceDN w:val="0"/>
      <w:ind w:left="851" w:right="-2"/>
      <w:jc w:val="center"/>
      <w:outlineLvl w:val="4"/>
      <w:rPr>
        <w:rFonts w:ascii="Arial" w:hAnsi="Arial" w:cs="Arial"/>
        <w:b/>
        <w:bCs/>
        <w:sz w:val="28"/>
        <w:szCs w:val="28"/>
      </w:rPr>
    </w:pPr>
    <w:r w:rsidRPr="00054733">
      <w:rPr>
        <w:rFonts w:ascii="Arial" w:hAnsi="Arial" w:cs="Arial"/>
        <w:sz w:val="24"/>
        <w:szCs w:val="24"/>
      </w:rPr>
      <w:t>DIREKTORAT JENDERAL BINA KONSTRUKSI</w:t>
    </w:r>
  </w:p>
  <w:p w14:paraId="1FCB1FA8" w14:textId="77777777" w:rsidR="00F72110" w:rsidRPr="001741FE" w:rsidRDefault="00F72110" w:rsidP="00F72110">
    <w:pPr>
      <w:widowControl w:val="0"/>
      <w:autoSpaceDE w:val="0"/>
      <w:autoSpaceDN w:val="0"/>
      <w:ind w:left="851" w:right="-2"/>
      <w:jc w:val="center"/>
      <w:rPr>
        <w:rFonts w:ascii="Arial" w:eastAsia="Calibri" w:hAnsi="Arial" w:cs="Arial"/>
        <w:b/>
        <w:bCs/>
        <w:sz w:val="19"/>
        <w:szCs w:val="19"/>
      </w:rPr>
    </w:pPr>
    <w:r w:rsidRPr="001741FE">
      <w:rPr>
        <w:rFonts w:ascii="Arial" w:eastAsia="Calibri" w:hAnsi="Arial" w:cs="Arial"/>
        <w:b/>
        <w:bCs/>
      </w:rPr>
      <w:t>BALAI PELAKSANA PEMILIHAN JASA KONSTRUKSI WILAYAH KALIMANTAN SELATAN</w:t>
    </w:r>
  </w:p>
  <w:p w14:paraId="4E8A44ED" w14:textId="5A0663CE" w:rsidR="00F72110" w:rsidRPr="001741FE" w:rsidRDefault="00F72110" w:rsidP="00F72110">
    <w:pPr>
      <w:widowControl w:val="0"/>
      <w:autoSpaceDE w:val="0"/>
      <w:autoSpaceDN w:val="0"/>
      <w:ind w:left="851" w:right="-2"/>
      <w:jc w:val="center"/>
      <w:rPr>
        <w:rFonts w:ascii="Arial" w:eastAsia="Calibri" w:hAnsi="Arial" w:cs="Arial"/>
        <w:sz w:val="18"/>
        <w:szCs w:val="18"/>
      </w:rPr>
    </w:pPr>
    <w:r w:rsidRPr="001741FE">
      <w:rPr>
        <w:rFonts w:ascii="Arial" w:eastAsia="Calibri" w:hAnsi="Arial" w:cs="Arial"/>
        <w:b/>
        <w:bCs/>
        <w:sz w:val="18"/>
        <w:szCs w:val="18"/>
      </w:rPr>
      <w:t xml:space="preserve">TIM PELAKSANA </w:t>
    </w:r>
    <w:r w:rsidR="00290B0D">
      <w:rPr>
        <w:rFonts w:ascii="Arial" w:eastAsia="Calibri" w:hAnsi="Arial" w:cs="Arial"/>
        <w:b/>
        <w:bCs/>
        <w:sz w:val="18"/>
        <w:szCs w:val="18"/>
        <w:lang w:val="en-US"/>
      </w:rPr>
      <w:t>{kode_pokja}</w:t>
    </w:r>
    <w:r w:rsidRPr="001741FE">
      <w:rPr>
        <w:rFonts w:ascii="Arial" w:eastAsia="Calibri" w:hAnsi="Arial" w:cs="Arial"/>
        <w:b/>
        <w:bCs/>
        <w:sz w:val="18"/>
        <w:szCs w:val="18"/>
      </w:rPr>
      <w:t xml:space="preserve"> BP2JK WILAYAH KALIMANTAN SELATAN TAHUN ANGGARAN 2026</w:t>
    </w:r>
  </w:p>
  <w:p w14:paraId="29830A39" w14:textId="77777777" w:rsidR="00F72110" w:rsidRPr="001741FE" w:rsidRDefault="00F72110" w:rsidP="00F72110">
    <w:pPr>
      <w:widowControl w:val="0"/>
      <w:autoSpaceDE w:val="0"/>
      <w:autoSpaceDN w:val="0"/>
      <w:ind w:left="851" w:right="-2"/>
      <w:jc w:val="center"/>
      <w:rPr>
        <w:rFonts w:ascii="Arial" w:eastAsia="Calibri" w:hAnsi="Arial" w:cs="Arial"/>
        <w:spacing w:val="1"/>
        <w:sz w:val="14"/>
        <w:szCs w:val="14"/>
      </w:rPr>
    </w:pPr>
    <w:r w:rsidRPr="001741FE">
      <w:rPr>
        <w:rFonts w:ascii="Arial" w:eastAsia="Calibri" w:hAnsi="Arial" w:cs="Arial"/>
        <w:sz w:val="14"/>
        <w:szCs w:val="14"/>
      </w:rPr>
      <w:t xml:space="preserve">Alamat: Jl. Yos Sudarso No. 37A Lt.2, Banjarmasin 70119 Telp.0511-6723416 email: </w:t>
    </w:r>
    <w:hyperlink r:id="rId2" w:history="1">
      <w:r w:rsidRPr="001741FE">
        <w:rPr>
          <w:rStyle w:val="Hyperlink"/>
          <w:rFonts w:ascii="Arial" w:eastAsia="Calibri" w:hAnsi="Arial" w:cs="Arial"/>
          <w:sz w:val="14"/>
          <w:szCs w:val="14"/>
        </w:rPr>
        <w:t>mirzareynaldi@pu.go.id</w:t>
      </w:r>
    </w:hyperlink>
  </w:p>
  <w:bookmarkEnd w:id="1"/>
  <w:bookmarkEnd w:id="2"/>
  <w:p w14:paraId="232BE32F" w14:textId="77777777" w:rsidR="00F72110" w:rsidRPr="007A7995" w:rsidRDefault="00F72110" w:rsidP="00F72110">
    <w:pPr>
      <w:widowControl w:val="0"/>
      <w:autoSpaceDE w:val="0"/>
      <w:autoSpaceDN w:val="0"/>
      <w:ind w:left="851"/>
      <w:rPr>
        <w:rFonts w:ascii="Arial" w:eastAsia="Calibri" w:hAnsi="Arial" w:cs="Arial"/>
        <w:spacing w:val="-6"/>
        <w:sz w:val="16"/>
      </w:rPr>
    </w:pPr>
    <w:r w:rsidRPr="001741FE">
      <w:rPr>
        <w:rFonts w:ascii="Arial" w:eastAsia="Calibri" w:hAnsi="Arial" w:cs="Arial"/>
        <w:noProof/>
        <w:spacing w:val="-6"/>
        <w:sz w:val="16"/>
      </w:rPr>
      <mc:AlternateContent>
        <mc:Choice Requires="wps">
          <w:drawing>
            <wp:anchor distT="0" distB="0" distL="114300" distR="114300" simplePos="0" relativeHeight="251660288" behindDoc="0" locked="0" layoutInCell="1" allowOverlap="1" wp14:anchorId="0CDAE4D5" wp14:editId="448978C6">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FA75CA7" id="Straight Connector 984700384"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" strokecolor="windowText" strokeweight="2.5pt">
              <v:stroke joinstyle="miter"/>
              <w10:wrap anchorx="margin"/>
            </v:line>
          </w:pict>
        </mc:Fallback>
      </mc:AlternateContent>
    </w:r>
    <w:bookmarkEnd w:id="3"/>
    <w:bookmarkEnd w:id="4"/>
    <w:bookmarkEnd w:id="5"/>
    <w:bookmarkEnd w:id="6"/>
    <w:bookmarkEnd w:id="7"/>
    <w:bookmarkEnd w:id="8"/>
    <w:bookmarkEnd w:id="9"/>
    <w:bookmarkEnd w:id="10"/>
    <w:bookmarkEnd w:id="11"/>
    <w:bookmarkEnd w:id="12"/>
  </w:p>
  <w:p w14:paraId="65B73792" w14:textId="77777777" w:rsidR="00F72110" w:rsidRPr="00593914" w:rsidRDefault="00F72110" w:rsidP="00F72110">
    <w:pPr>
      <w:pStyle w:val="Header"/>
    </w:pPr>
  </w:p>
  <w:p w14:paraId="4B4C689E" w14:textId="333ABA3C" w:rsidR="00AC440B" w:rsidRPr="00F72110" w:rsidRDefault="00AC440B" w:rsidP="00F721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18503F0"/>
    <w:multiLevelType w:val="hybridMultilevel"/>
    <w:tmpl w:val="6F0E06B6"/>
    <w:lvl w:ilvl="0" w:tplc="38090019">
      <w:start w:val="1"/>
      <w:numFmt w:val="lowerLetter"/>
      <w:lvlText w:val="%1."/>
      <w:lvlJc w:val="left"/>
      <w:pPr>
        <w:ind w:left="1035" w:hanging="360"/>
      </w:pPr>
    </w:lvl>
    <w:lvl w:ilvl="1" w:tplc="38090019">
      <w:start w:val="1"/>
      <w:numFmt w:val="lowerLetter"/>
      <w:lvlText w:val="%2."/>
      <w:lvlJc w:val="left"/>
      <w:pPr>
        <w:ind w:left="1755" w:hanging="360"/>
      </w:pPr>
    </w:lvl>
    <w:lvl w:ilvl="2" w:tplc="3809001B">
      <w:start w:val="1"/>
      <w:numFmt w:val="lowerRoman"/>
      <w:lvlText w:val="%3."/>
      <w:lvlJc w:val="right"/>
      <w:pPr>
        <w:ind w:left="2475" w:hanging="180"/>
      </w:pPr>
    </w:lvl>
    <w:lvl w:ilvl="3" w:tplc="3809000F">
      <w:start w:val="1"/>
      <w:numFmt w:val="decimal"/>
      <w:lvlText w:val="%4."/>
      <w:lvlJc w:val="left"/>
      <w:pPr>
        <w:ind w:left="3195" w:hanging="360"/>
      </w:pPr>
    </w:lvl>
    <w:lvl w:ilvl="4" w:tplc="38090019">
      <w:start w:val="1"/>
      <w:numFmt w:val="lowerLetter"/>
      <w:lvlText w:val="%5."/>
      <w:lvlJc w:val="left"/>
      <w:pPr>
        <w:ind w:left="3915" w:hanging="360"/>
      </w:pPr>
    </w:lvl>
    <w:lvl w:ilvl="5" w:tplc="3809001B">
      <w:start w:val="1"/>
      <w:numFmt w:val="lowerRoman"/>
      <w:lvlText w:val="%6."/>
      <w:lvlJc w:val="right"/>
      <w:pPr>
        <w:ind w:left="4635" w:hanging="180"/>
      </w:pPr>
    </w:lvl>
    <w:lvl w:ilvl="6" w:tplc="3809000F">
      <w:start w:val="1"/>
      <w:numFmt w:val="decimal"/>
      <w:lvlText w:val="%7."/>
      <w:lvlJc w:val="left"/>
      <w:pPr>
        <w:ind w:left="5355" w:hanging="360"/>
      </w:pPr>
    </w:lvl>
    <w:lvl w:ilvl="7" w:tplc="38090019">
      <w:start w:val="1"/>
      <w:numFmt w:val="lowerLetter"/>
      <w:lvlText w:val="%8."/>
      <w:lvlJc w:val="left"/>
      <w:pPr>
        <w:ind w:left="6075" w:hanging="360"/>
      </w:pPr>
    </w:lvl>
    <w:lvl w:ilvl="8" w:tplc="3809001B">
      <w:start w:val="1"/>
      <w:numFmt w:val="lowerRoman"/>
      <w:lvlText w:val="%9."/>
      <w:lvlJc w:val="right"/>
      <w:pPr>
        <w:ind w:left="6795" w:hanging="180"/>
      </w:pPr>
    </w:lvl>
  </w:abstractNum>
  <w:abstractNum w:abstractNumId="2" w15:restartNumberingAfterBreak="0">
    <w:nsid w:val="01B5358F"/>
    <w:multiLevelType w:val="multilevel"/>
    <w:tmpl w:val="2AB82F22"/>
    <w:lvl w:ilvl="0">
      <w:start w:val="1"/>
      <w:numFmt w:val="decimal"/>
      <w:lvlText w:val="%1."/>
      <w:lvlJc w:val="left"/>
      <w:pPr>
        <w:ind w:left="720" w:hanging="360"/>
      </w:pPr>
      <w:rPr>
        <w:b w:val="0"/>
        <w:bCs w:val="0"/>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26515C3"/>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4" w15:restartNumberingAfterBreak="0">
    <w:nsid w:val="027F6879"/>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5" w15:restartNumberingAfterBreak="0">
    <w:nsid w:val="02BB01B5"/>
    <w:multiLevelType w:val="multilevel"/>
    <w:tmpl w:val="346686B6"/>
    <w:lvl w:ilvl="0">
      <w:start w:val="1"/>
      <w:numFmt w:val="lowerLetter"/>
      <w:lvlText w:val="%1)"/>
      <w:lvlJc w:val="left"/>
      <w:pPr>
        <w:ind w:left="1254" w:hanging="360"/>
      </w:pPr>
    </w:lvl>
    <w:lvl w:ilvl="1">
      <w:start w:val="1"/>
      <w:numFmt w:val="decimal"/>
      <w:lvlText w:val="%2)"/>
      <w:lvlJc w:val="left"/>
      <w:pPr>
        <w:ind w:left="1974" w:hanging="360"/>
      </w:pPr>
      <w:rPr>
        <w:i w:val="0"/>
      </w:rPr>
    </w:lvl>
    <w:lvl w:ilvl="2">
      <w:start w:val="1"/>
      <w:numFmt w:val="decimal"/>
      <w:lvlText w:val="(%3)"/>
      <w:lvlJc w:val="left"/>
      <w:pPr>
        <w:ind w:left="2874" w:hanging="360"/>
      </w:pPr>
      <w:rPr>
        <w:i w:val="0"/>
      </w:rPr>
    </w:lvl>
    <w:lvl w:ilvl="3">
      <w:start w:val="1"/>
      <w:numFmt w:val="lowerLetter"/>
      <w:lvlText w:val="(%4)"/>
      <w:lvlJc w:val="left"/>
      <w:pPr>
        <w:ind w:left="3414" w:hanging="360"/>
      </w:pPr>
    </w:lvl>
    <w:lvl w:ilvl="4">
      <w:start w:val="1"/>
      <w:numFmt w:val="upperLetter"/>
      <w:lvlText w:val="%5."/>
      <w:lvlJc w:val="left"/>
      <w:pPr>
        <w:ind w:left="4134" w:hanging="360"/>
      </w:pPr>
      <w:rPr>
        <w:b/>
      </w:rPr>
    </w:lvl>
    <w:lvl w:ilvl="5">
      <w:start w:val="1"/>
      <w:numFmt w:val="decimal"/>
      <w:lvlText w:val="%6."/>
      <w:lvlJc w:val="left"/>
      <w:pPr>
        <w:ind w:left="5034" w:hanging="360"/>
      </w:pPr>
      <w:rPr>
        <w:i w:val="0"/>
      </w:rPr>
    </w:lvl>
    <w:lvl w:ilvl="6">
      <w:start w:val="1"/>
      <w:numFmt w:val="decimal"/>
      <w:lvlText w:val="%7."/>
      <w:lvlJc w:val="left"/>
      <w:pPr>
        <w:ind w:left="5574" w:hanging="360"/>
      </w:pPr>
    </w:lvl>
    <w:lvl w:ilvl="7">
      <w:start w:val="1"/>
      <w:numFmt w:val="lowerLetter"/>
      <w:lvlText w:val="%8."/>
      <w:lvlJc w:val="left"/>
      <w:pPr>
        <w:ind w:left="6294" w:hanging="360"/>
      </w:pPr>
    </w:lvl>
    <w:lvl w:ilvl="8">
      <w:start w:val="1"/>
      <w:numFmt w:val="lowerRoman"/>
      <w:lvlText w:val="%9."/>
      <w:lvlJc w:val="right"/>
      <w:pPr>
        <w:ind w:left="7014" w:hanging="180"/>
      </w:pPr>
    </w:lvl>
  </w:abstractNum>
  <w:abstractNum w:abstractNumId="6" w15:restartNumberingAfterBreak="0">
    <w:nsid w:val="0ADF3D8C"/>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7" w15:restartNumberingAfterBreak="0">
    <w:nsid w:val="0FAD05AE"/>
    <w:multiLevelType w:val="multilevel"/>
    <w:tmpl w:val="283249F2"/>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5C55DD2"/>
    <w:multiLevelType w:val="multilevel"/>
    <w:tmpl w:val="08B8BA9E"/>
    <w:lvl w:ilvl="0">
      <w:start w:val="1"/>
      <w:numFmt w:val="decimal"/>
      <w:lvlText w:val="%1)"/>
      <w:lvlJc w:val="left"/>
      <w:pPr>
        <w:ind w:left="720" w:hanging="360"/>
      </w:pPr>
      <w:rPr>
        <w:b w:val="0"/>
        <w:i w:val="0"/>
        <w:strike w:val="0"/>
        <w:dstrike w:val="0"/>
        <w:color w:val="000000"/>
        <w:sz w:val="20"/>
        <w:szCs w:val="20"/>
        <w:u w:val="none"/>
        <w:effect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5E80B40"/>
    <w:multiLevelType w:val="multilevel"/>
    <w:tmpl w:val="A0C0503C"/>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BAB2E27"/>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11" w15:restartNumberingAfterBreak="0">
    <w:nsid w:val="1D672C08"/>
    <w:multiLevelType w:val="multilevel"/>
    <w:tmpl w:val="CB3C3106"/>
    <w:lvl w:ilvl="0">
      <w:start w:val="1"/>
      <w:numFmt w:val="decimal"/>
      <w:lvlText w:val="%1)"/>
      <w:lvlJc w:val="left"/>
      <w:pPr>
        <w:ind w:left="720" w:hanging="360"/>
      </w:pPr>
      <w:rPr>
        <w:b w:val="0"/>
        <w:i w:val="0"/>
        <w:strike w:val="0"/>
        <w:dstrike w:val="0"/>
        <w:color w:val="000000"/>
        <w:sz w:val="20"/>
        <w:szCs w:val="20"/>
        <w:u w:val="none"/>
        <w:effect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1602206"/>
    <w:multiLevelType w:val="multilevel"/>
    <w:tmpl w:val="F4F4C438"/>
    <w:lvl w:ilvl="0">
      <w:start w:val="1"/>
      <w:numFmt w:val="decimal"/>
      <w:lvlText w:val="%1)"/>
      <w:lvlJc w:val="left"/>
      <w:pPr>
        <w:ind w:left="2340" w:hanging="360"/>
      </w:pPr>
    </w:lvl>
    <w:lvl w:ilvl="1">
      <w:start w:val="1"/>
      <w:numFmt w:val="lowerLetter"/>
      <w:lvlText w:val="%2."/>
      <w:lvlJc w:val="left"/>
      <w:pPr>
        <w:ind w:left="699" w:hanging="357"/>
      </w:pPr>
      <w:rPr>
        <w:b w:val="0"/>
        <w:bCs/>
      </w:r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13" w15:restartNumberingAfterBreak="0">
    <w:nsid w:val="27202B6D"/>
    <w:multiLevelType w:val="multilevel"/>
    <w:tmpl w:val="68E81488"/>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14" w15:restartNumberingAfterBreak="0">
    <w:nsid w:val="288B18B8"/>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15" w15:restartNumberingAfterBreak="0">
    <w:nsid w:val="2B76B844"/>
    <w:multiLevelType w:val="hybridMultilevel"/>
    <w:tmpl w:val="73F01BB0"/>
    <w:lvl w:ilvl="0" w:tplc="7BB2C44C">
      <w:start w:val="1"/>
      <w:numFmt w:val="lowerLetter"/>
      <w:lvlText w:val="%1."/>
      <w:lvlJc w:val="left"/>
      <w:pPr>
        <w:ind w:left="927" w:hanging="360"/>
      </w:p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16" w15:restartNumberingAfterBreak="0">
    <w:nsid w:val="2C531E86"/>
    <w:multiLevelType w:val="hybridMultilevel"/>
    <w:tmpl w:val="B210B210"/>
    <w:lvl w:ilvl="0" w:tplc="8C6C93B0">
      <w:start w:val="1"/>
      <w:numFmt w:val="bullet"/>
      <w:lvlText w:val="-"/>
      <w:lvlJc w:val="left"/>
      <w:pPr>
        <w:ind w:left="720" w:hanging="360"/>
      </w:pPr>
      <w:rPr>
        <w:rFonts w:ascii="Tahoma" w:hAnsi="Tahoma" w:hint="default"/>
      </w:rPr>
    </w:lvl>
    <w:lvl w:ilvl="1" w:tplc="5F0CA752">
      <w:start w:val="1"/>
      <w:numFmt w:val="bullet"/>
      <w:lvlText w:val="o"/>
      <w:lvlJc w:val="left"/>
      <w:pPr>
        <w:ind w:left="1440" w:hanging="360"/>
      </w:pPr>
      <w:rPr>
        <w:rFonts w:ascii="Courier New" w:hAnsi="Courier New" w:hint="default"/>
      </w:rPr>
    </w:lvl>
    <w:lvl w:ilvl="2" w:tplc="A6C6722E">
      <w:start w:val="1"/>
      <w:numFmt w:val="bullet"/>
      <w:lvlText w:val=""/>
      <w:lvlJc w:val="left"/>
      <w:pPr>
        <w:ind w:left="2160" w:hanging="360"/>
      </w:pPr>
      <w:rPr>
        <w:rFonts w:ascii="Wingdings" w:hAnsi="Wingdings" w:hint="default"/>
      </w:rPr>
    </w:lvl>
    <w:lvl w:ilvl="3" w:tplc="DC6C9596">
      <w:start w:val="1"/>
      <w:numFmt w:val="bullet"/>
      <w:lvlText w:val=""/>
      <w:lvlJc w:val="left"/>
      <w:pPr>
        <w:ind w:left="2880" w:hanging="360"/>
      </w:pPr>
      <w:rPr>
        <w:rFonts w:ascii="Symbol" w:hAnsi="Symbol" w:hint="default"/>
      </w:rPr>
    </w:lvl>
    <w:lvl w:ilvl="4" w:tplc="02C6AC44">
      <w:start w:val="1"/>
      <w:numFmt w:val="bullet"/>
      <w:lvlText w:val="o"/>
      <w:lvlJc w:val="left"/>
      <w:pPr>
        <w:ind w:left="3600" w:hanging="360"/>
      </w:pPr>
      <w:rPr>
        <w:rFonts w:ascii="Courier New" w:hAnsi="Courier New" w:hint="default"/>
      </w:rPr>
    </w:lvl>
    <w:lvl w:ilvl="5" w:tplc="5E160F60">
      <w:start w:val="1"/>
      <w:numFmt w:val="bullet"/>
      <w:lvlText w:val=""/>
      <w:lvlJc w:val="left"/>
      <w:pPr>
        <w:ind w:left="4320" w:hanging="360"/>
      </w:pPr>
      <w:rPr>
        <w:rFonts w:ascii="Wingdings" w:hAnsi="Wingdings" w:hint="default"/>
      </w:rPr>
    </w:lvl>
    <w:lvl w:ilvl="6" w:tplc="28FCD25C">
      <w:start w:val="1"/>
      <w:numFmt w:val="bullet"/>
      <w:lvlText w:val=""/>
      <w:lvlJc w:val="left"/>
      <w:pPr>
        <w:ind w:left="5040" w:hanging="360"/>
      </w:pPr>
      <w:rPr>
        <w:rFonts w:ascii="Symbol" w:hAnsi="Symbol" w:hint="default"/>
      </w:rPr>
    </w:lvl>
    <w:lvl w:ilvl="7" w:tplc="C08C4B4E">
      <w:start w:val="1"/>
      <w:numFmt w:val="bullet"/>
      <w:lvlText w:val="o"/>
      <w:lvlJc w:val="left"/>
      <w:pPr>
        <w:ind w:left="5760" w:hanging="360"/>
      </w:pPr>
      <w:rPr>
        <w:rFonts w:ascii="Courier New" w:hAnsi="Courier New" w:hint="default"/>
      </w:rPr>
    </w:lvl>
    <w:lvl w:ilvl="8" w:tplc="7EF2AE70">
      <w:start w:val="1"/>
      <w:numFmt w:val="bullet"/>
      <w:lvlText w:val=""/>
      <w:lvlJc w:val="left"/>
      <w:pPr>
        <w:ind w:left="6480" w:hanging="360"/>
      </w:pPr>
      <w:rPr>
        <w:rFonts w:ascii="Wingdings" w:hAnsi="Wingdings" w:hint="default"/>
      </w:rPr>
    </w:lvl>
  </w:abstractNum>
  <w:abstractNum w:abstractNumId="17" w15:restartNumberingAfterBreak="0">
    <w:nsid w:val="2D164FED"/>
    <w:multiLevelType w:val="multilevel"/>
    <w:tmpl w:val="65A84CAE"/>
    <w:lvl w:ilvl="0">
      <w:start w:val="1"/>
      <w:numFmt w:val="decimal"/>
      <w:lvlText w:val="%1."/>
      <w:lvlJc w:val="left"/>
      <w:pPr>
        <w:ind w:left="720" w:hanging="360"/>
      </w:pPr>
      <w:rPr>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04D3BC7"/>
    <w:multiLevelType w:val="multilevel"/>
    <w:tmpl w:val="E2C43EDE"/>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2121FC9"/>
    <w:multiLevelType w:val="multilevel"/>
    <w:tmpl w:val="12C0BAF8"/>
    <w:lvl w:ilvl="0">
      <w:start w:val="1"/>
      <w:numFmt w:val="decimal"/>
      <w:lvlText w:val="%1)"/>
      <w:lvlJc w:val="left"/>
      <w:pPr>
        <w:ind w:left="2340" w:hanging="360"/>
      </w:pPr>
    </w:lvl>
    <w:lvl w:ilvl="1">
      <w:start w:val="1"/>
      <w:numFmt w:val="lowerLetter"/>
      <w:lvlText w:val="%2."/>
      <w:lvlJc w:val="left"/>
      <w:pPr>
        <w:ind w:left="699" w:hanging="359"/>
      </w:p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20" w15:restartNumberingAfterBreak="0">
    <w:nsid w:val="342656B7"/>
    <w:multiLevelType w:val="multilevel"/>
    <w:tmpl w:val="016E46F2"/>
    <w:lvl w:ilvl="0">
      <w:start w:val="1"/>
      <w:numFmt w:val="decimal"/>
      <w:lvlText w:val="%1)"/>
      <w:lvlJc w:val="left"/>
      <w:pPr>
        <w:ind w:left="720" w:hanging="360"/>
      </w:pPr>
      <w:rPr>
        <w:b w:val="0"/>
        <w:i w:val="0"/>
        <w:strike w:val="0"/>
        <w:dstrike w:val="0"/>
        <w:color w:val="000000"/>
        <w:sz w:val="20"/>
        <w:szCs w:val="20"/>
        <w:u w:val="none"/>
        <w:effect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5426D91"/>
    <w:multiLevelType w:val="multilevel"/>
    <w:tmpl w:val="B2DC1E6C"/>
    <w:lvl w:ilvl="0">
      <w:start w:val="1"/>
      <w:numFmt w:val="decimal"/>
      <w:lvlText w:val="%1)"/>
      <w:lvlJc w:val="left"/>
      <w:pPr>
        <w:ind w:left="3081"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8E73127"/>
    <w:multiLevelType w:val="hybridMultilevel"/>
    <w:tmpl w:val="0BA035A0"/>
    <w:lvl w:ilvl="0" w:tplc="FFFFFFFF">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C594F9A"/>
    <w:multiLevelType w:val="multilevel"/>
    <w:tmpl w:val="F5045DEC"/>
    <w:lvl w:ilvl="0">
      <w:start w:val="1"/>
      <w:numFmt w:val="decimal"/>
      <w:lvlText w:val="%1)"/>
      <w:lvlJc w:val="left"/>
      <w:pPr>
        <w:ind w:left="3081" w:hanging="360"/>
      </w:pPr>
      <w:rPr>
        <w:rFonts w:ascii="Gentium Basic" w:eastAsia="Gentium Basic" w:hAnsi="Gentium Basic" w:cs="Gentium Basic"/>
        <w:i/>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40275806"/>
    <w:multiLevelType w:val="multilevel"/>
    <w:tmpl w:val="1EACEFB8"/>
    <w:lvl w:ilvl="0">
      <w:start w:val="2"/>
      <w:numFmt w:val="upperRoman"/>
      <w:lvlText w:val="BAB %1"/>
      <w:lvlJc w:val="left"/>
      <w:pPr>
        <w:ind w:left="360" w:hanging="360"/>
      </w:pPr>
      <w:rPr>
        <w:rFonts w:ascii="Arial" w:eastAsia="Arial" w:hAnsi="Arial" w:cs="Arial"/>
        <w:b/>
        <w:i w:val="0"/>
        <w:smallCaps w:val="0"/>
        <w:strike w:val="0"/>
        <w:color w:val="000000"/>
        <w:sz w:val="24"/>
        <w:szCs w:val="24"/>
        <w:u w:val="none"/>
        <w:vertAlign w:val="baseline"/>
      </w:rPr>
    </w:lvl>
    <w:lvl w:ilvl="1">
      <w:start w:val="1"/>
      <w:numFmt w:val="lowerLetter"/>
      <w:lvlText w:val="%2."/>
      <w:lvlJc w:val="left"/>
      <w:pPr>
        <w:ind w:left="360" w:hanging="360"/>
      </w:pPr>
      <w:rPr>
        <w:b w:val="0"/>
        <w:bCs/>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color w:val="000000"/>
        <w:sz w:val="24"/>
        <w:szCs w:val="24"/>
        <w:u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25" w15:restartNumberingAfterBreak="0">
    <w:nsid w:val="449F4A71"/>
    <w:multiLevelType w:val="multilevel"/>
    <w:tmpl w:val="1EACEFB8"/>
    <w:lvl w:ilvl="0">
      <w:start w:val="2"/>
      <w:numFmt w:val="upperRoman"/>
      <w:lvlText w:val="BAB %1"/>
      <w:lvlJc w:val="left"/>
      <w:pPr>
        <w:ind w:left="360" w:hanging="360"/>
      </w:pPr>
      <w:rPr>
        <w:rFonts w:ascii="Arial" w:eastAsia="Arial" w:hAnsi="Arial" w:cs="Arial"/>
        <w:b/>
        <w:i w:val="0"/>
        <w:smallCaps w:val="0"/>
        <w:strike w:val="0"/>
        <w:color w:val="000000"/>
        <w:sz w:val="24"/>
        <w:szCs w:val="24"/>
        <w:u w:val="none"/>
        <w:vertAlign w:val="baseline"/>
      </w:rPr>
    </w:lvl>
    <w:lvl w:ilvl="1">
      <w:start w:val="1"/>
      <w:numFmt w:val="lowerLetter"/>
      <w:lvlText w:val="%2."/>
      <w:lvlJc w:val="left"/>
      <w:pPr>
        <w:ind w:left="360" w:hanging="360"/>
      </w:pPr>
      <w:rPr>
        <w:b w:val="0"/>
        <w:bCs/>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color w:val="000000"/>
        <w:sz w:val="24"/>
        <w:szCs w:val="24"/>
        <w:u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26" w15:restartNumberingAfterBreak="0">
    <w:nsid w:val="44C63106"/>
    <w:multiLevelType w:val="multilevel"/>
    <w:tmpl w:val="0096FAA2"/>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27" w15:restartNumberingAfterBreak="0">
    <w:nsid w:val="46DA4D52"/>
    <w:multiLevelType w:val="multilevel"/>
    <w:tmpl w:val="F57ADDEC"/>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28" w15:restartNumberingAfterBreak="0">
    <w:nsid w:val="49E34604"/>
    <w:multiLevelType w:val="multilevel"/>
    <w:tmpl w:val="A52AB0CC"/>
    <w:lvl w:ilvl="0">
      <w:start w:val="1"/>
      <w:numFmt w:val="decimal"/>
      <w:lvlText w:val="%1)"/>
      <w:lvlJc w:val="left"/>
      <w:pPr>
        <w:ind w:left="2340" w:hanging="360"/>
      </w:pPr>
    </w:lvl>
    <w:lvl w:ilvl="1">
      <w:start w:val="1"/>
      <w:numFmt w:val="lowerLetter"/>
      <w:lvlText w:val="%2."/>
      <w:lvlJc w:val="left"/>
      <w:pPr>
        <w:ind w:left="699" w:hanging="359"/>
      </w:p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29" w15:restartNumberingAfterBreak="0">
    <w:nsid w:val="4A172AE0"/>
    <w:multiLevelType w:val="hybridMultilevel"/>
    <w:tmpl w:val="74BE422E"/>
    <w:lvl w:ilvl="0" w:tplc="04090017">
      <w:start w:val="1"/>
      <w:numFmt w:val="lowerLetter"/>
      <w:lvlText w:val="%1)"/>
      <w:lvlJc w:val="left"/>
      <w:pPr>
        <w:ind w:left="1238" w:hanging="360"/>
      </w:pPr>
    </w:lvl>
    <w:lvl w:ilvl="1" w:tplc="04090019" w:tentative="1">
      <w:start w:val="1"/>
      <w:numFmt w:val="lowerLetter"/>
      <w:lvlText w:val="%2."/>
      <w:lvlJc w:val="left"/>
      <w:pPr>
        <w:ind w:left="1958" w:hanging="360"/>
      </w:pPr>
    </w:lvl>
    <w:lvl w:ilvl="2" w:tplc="0409001B" w:tentative="1">
      <w:start w:val="1"/>
      <w:numFmt w:val="lowerRoman"/>
      <w:lvlText w:val="%3."/>
      <w:lvlJc w:val="right"/>
      <w:pPr>
        <w:ind w:left="2678" w:hanging="180"/>
      </w:pPr>
    </w:lvl>
    <w:lvl w:ilvl="3" w:tplc="0409000F" w:tentative="1">
      <w:start w:val="1"/>
      <w:numFmt w:val="decimal"/>
      <w:lvlText w:val="%4."/>
      <w:lvlJc w:val="left"/>
      <w:pPr>
        <w:ind w:left="3398" w:hanging="360"/>
      </w:pPr>
    </w:lvl>
    <w:lvl w:ilvl="4" w:tplc="04090019" w:tentative="1">
      <w:start w:val="1"/>
      <w:numFmt w:val="lowerLetter"/>
      <w:lvlText w:val="%5."/>
      <w:lvlJc w:val="left"/>
      <w:pPr>
        <w:ind w:left="4118" w:hanging="360"/>
      </w:pPr>
    </w:lvl>
    <w:lvl w:ilvl="5" w:tplc="0409001B" w:tentative="1">
      <w:start w:val="1"/>
      <w:numFmt w:val="lowerRoman"/>
      <w:lvlText w:val="%6."/>
      <w:lvlJc w:val="right"/>
      <w:pPr>
        <w:ind w:left="4838" w:hanging="180"/>
      </w:pPr>
    </w:lvl>
    <w:lvl w:ilvl="6" w:tplc="0409000F" w:tentative="1">
      <w:start w:val="1"/>
      <w:numFmt w:val="decimal"/>
      <w:lvlText w:val="%7."/>
      <w:lvlJc w:val="left"/>
      <w:pPr>
        <w:ind w:left="5558" w:hanging="360"/>
      </w:pPr>
    </w:lvl>
    <w:lvl w:ilvl="7" w:tplc="04090019" w:tentative="1">
      <w:start w:val="1"/>
      <w:numFmt w:val="lowerLetter"/>
      <w:lvlText w:val="%8."/>
      <w:lvlJc w:val="left"/>
      <w:pPr>
        <w:ind w:left="6278" w:hanging="360"/>
      </w:pPr>
    </w:lvl>
    <w:lvl w:ilvl="8" w:tplc="0409001B" w:tentative="1">
      <w:start w:val="1"/>
      <w:numFmt w:val="lowerRoman"/>
      <w:lvlText w:val="%9."/>
      <w:lvlJc w:val="right"/>
      <w:pPr>
        <w:ind w:left="6998" w:hanging="180"/>
      </w:pPr>
    </w:lvl>
  </w:abstractNum>
  <w:abstractNum w:abstractNumId="30" w15:restartNumberingAfterBreak="0">
    <w:nsid w:val="4C565496"/>
    <w:multiLevelType w:val="multilevel"/>
    <w:tmpl w:val="674EAA6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DD23605"/>
    <w:multiLevelType w:val="multilevel"/>
    <w:tmpl w:val="2B163A3A"/>
    <w:lvl w:ilvl="0">
      <w:start w:val="1"/>
      <w:numFmt w:val="decimal"/>
      <w:lvlText w:val="%1)"/>
      <w:lvlJc w:val="left"/>
      <w:pPr>
        <w:ind w:left="198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4DA739F"/>
    <w:multiLevelType w:val="multilevel"/>
    <w:tmpl w:val="C32CF3CA"/>
    <w:lvl w:ilvl="0">
      <w:start w:val="1"/>
      <w:numFmt w:val="decimal"/>
      <w:lvlText w:val="%1)"/>
      <w:lvlJc w:val="left"/>
      <w:pPr>
        <w:ind w:left="720" w:hanging="360"/>
      </w:pPr>
      <w:rPr>
        <w:b w:val="0"/>
        <w:i w:val="0"/>
        <w:strike w:val="0"/>
        <w:color w:val="000000"/>
        <w:sz w:val="20"/>
        <w:szCs w:val="2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4" w15:restartNumberingAfterBreak="0">
    <w:nsid w:val="5C3C36FC"/>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35" w15:restartNumberingAfterBreak="0">
    <w:nsid w:val="5E942195"/>
    <w:multiLevelType w:val="multilevel"/>
    <w:tmpl w:val="65341C56"/>
    <w:lvl w:ilvl="0">
      <w:start w:val="1"/>
      <w:numFmt w:val="decimal"/>
      <w:lvlText w:val="%1)"/>
      <w:lvlJc w:val="left"/>
      <w:pPr>
        <w:ind w:left="2340" w:hanging="360"/>
      </w:pPr>
    </w:lvl>
    <w:lvl w:ilvl="1">
      <w:start w:val="1"/>
      <w:numFmt w:val="lowerLetter"/>
      <w:lvlText w:val="%2."/>
      <w:lvlJc w:val="left"/>
      <w:pPr>
        <w:ind w:left="699" w:hanging="357"/>
      </w:p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36"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37" w15:restartNumberingAfterBreak="0">
    <w:nsid w:val="636444D6"/>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38" w15:restartNumberingAfterBreak="0">
    <w:nsid w:val="65500280"/>
    <w:multiLevelType w:val="multilevel"/>
    <w:tmpl w:val="0C9E8D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6DC6025"/>
    <w:multiLevelType w:val="multilevel"/>
    <w:tmpl w:val="AF028668"/>
    <w:lvl w:ilvl="0">
      <w:start w:val="1"/>
      <w:numFmt w:val="decimal"/>
      <w:lvlText w:val="%1."/>
      <w:lvlJc w:val="left"/>
      <w:pPr>
        <w:ind w:left="720" w:hanging="360"/>
      </w:pPr>
      <w:rPr>
        <w:b w:val="0"/>
        <w:bCs/>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E0B695B"/>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41" w15:restartNumberingAfterBreak="0">
    <w:nsid w:val="6F6C5E99"/>
    <w:multiLevelType w:val="multilevel"/>
    <w:tmpl w:val="C0503F5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25C0C65"/>
    <w:multiLevelType w:val="multilevel"/>
    <w:tmpl w:val="7984611C"/>
    <w:lvl w:ilvl="0">
      <w:start w:val="1"/>
      <w:numFmt w:val="decimal"/>
      <w:lvlText w:val="%1)"/>
      <w:lvlJc w:val="left"/>
      <w:pPr>
        <w:ind w:left="720" w:hanging="360"/>
      </w:pPr>
      <w:rPr>
        <w:b w:val="0"/>
        <w:i w:val="0"/>
        <w:strike w:val="0"/>
        <w:dstrike w:val="0"/>
        <w:color w:val="000000"/>
        <w:sz w:val="20"/>
        <w:szCs w:val="20"/>
        <w:u w:val="none"/>
        <w:effect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3E73695"/>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44" w15:restartNumberingAfterBreak="0">
    <w:nsid w:val="75CA1062"/>
    <w:multiLevelType w:val="multilevel"/>
    <w:tmpl w:val="817A8496"/>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45" w15:restartNumberingAfterBreak="0">
    <w:nsid w:val="76712DCA"/>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num w:numId="1" w16cid:durableId="1816340002">
    <w:abstractNumId w:val="15"/>
  </w:num>
  <w:num w:numId="2" w16cid:durableId="583420177">
    <w:abstractNumId w:val="33"/>
  </w:num>
  <w:num w:numId="3" w16cid:durableId="163016662">
    <w:abstractNumId w:val="36"/>
  </w:num>
  <w:num w:numId="4" w16cid:durableId="968438413">
    <w:abstractNumId w:val="0"/>
  </w:num>
  <w:num w:numId="5" w16cid:durableId="73746812">
    <w:abstractNumId w:val="29"/>
  </w:num>
  <w:num w:numId="6" w16cid:durableId="406466097">
    <w:abstractNumId w:val="21"/>
  </w:num>
  <w:num w:numId="7" w16cid:durableId="681711593">
    <w:abstractNumId w:val="18"/>
  </w:num>
  <w:num w:numId="8" w16cid:durableId="643044730">
    <w:abstractNumId w:val="25"/>
  </w:num>
  <w:num w:numId="9" w16cid:durableId="160583715">
    <w:abstractNumId w:val="12"/>
  </w:num>
  <w:num w:numId="10" w16cid:durableId="1788112200">
    <w:abstractNumId w:val="24"/>
  </w:num>
  <w:num w:numId="11" w16cid:durableId="733242478">
    <w:abstractNumId w:val="22"/>
  </w:num>
  <w:num w:numId="12" w16cid:durableId="1275362124">
    <w:abstractNumId w:val="32"/>
  </w:num>
  <w:num w:numId="13" w16cid:durableId="1909923105">
    <w:abstractNumId w:val="35"/>
  </w:num>
  <w:num w:numId="14" w16cid:durableId="1903984054">
    <w:abstractNumId w:val="17"/>
  </w:num>
  <w:num w:numId="15" w16cid:durableId="345597814">
    <w:abstractNumId w:val="39"/>
  </w:num>
  <w:num w:numId="16" w16cid:durableId="1608810492">
    <w:abstractNumId w:val="2"/>
  </w:num>
  <w:num w:numId="17" w16cid:durableId="437798392">
    <w:abstractNumId w:val="7"/>
  </w:num>
  <w:num w:numId="18" w16cid:durableId="1747609155">
    <w:abstractNumId w:val="41"/>
  </w:num>
  <w:num w:numId="19" w16cid:durableId="1739595489">
    <w:abstractNumId w:val="30"/>
  </w:num>
  <w:num w:numId="20" w16cid:durableId="322319270">
    <w:abstractNumId w:val="9"/>
  </w:num>
  <w:num w:numId="21" w16cid:durableId="1962027627">
    <w:abstractNumId w:val="16"/>
  </w:num>
  <w:num w:numId="22" w16cid:durableId="16569561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1052110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3324690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132853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76870183">
    <w:abstractNumId w:val="44"/>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55691975">
    <w:abstractNumId w:val="27"/>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54311923">
    <w:abstractNumId w:val="3"/>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49913432">
    <w:abstractNumId w:val="14"/>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69581910">
    <w:abstractNumId w:val="43"/>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92119433">
    <w:abstractNumId w:val="6"/>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89842135">
    <w:abstractNumId w:val="10"/>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88536755">
    <w:abstractNumId w:val="45"/>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54678182">
    <w:abstractNumId w:val="4"/>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44015265">
    <w:abstractNumId w:val="37"/>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25923107">
    <w:abstractNumId w:val="40"/>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19815392">
    <w:abstractNumId w:val="34"/>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479504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248398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416238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820809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26486964">
    <w:abstractNumId w:val="13"/>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5719083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21834826">
    <w:abstractNumId w:val="26"/>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9471485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46806152">
    <w:abstractNumId w:val="23"/>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ga Pratama">
    <w15:presenceInfo w15:providerId="None" w15:userId="Angga Prata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EE"/>
    <w:rsid w:val="00001CE9"/>
    <w:rsid w:val="00002761"/>
    <w:rsid w:val="00003023"/>
    <w:rsid w:val="00003757"/>
    <w:rsid w:val="00006DA3"/>
    <w:rsid w:val="00006ECD"/>
    <w:rsid w:val="00007420"/>
    <w:rsid w:val="00012C73"/>
    <w:rsid w:val="000133B3"/>
    <w:rsid w:val="000138BF"/>
    <w:rsid w:val="00014633"/>
    <w:rsid w:val="00015194"/>
    <w:rsid w:val="000170C3"/>
    <w:rsid w:val="0001776D"/>
    <w:rsid w:val="00021CC5"/>
    <w:rsid w:val="00022256"/>
    <w:rsid w:val="00022651"/>
    <w:rsid w:val="00022DD8"/>
    <w:rsid w:val="000237EC"/>
    <w:rsid w:val="0002739F"/>
    <w:rsid w:val="00027B4B"/>
    <w:rsid w:val="00031A87"/>
    <w:rsid w:val="00032305"/>
    <w:rsid w:val="000351BE"/>
    <w:rsid w:val="00036189"/>
    <w:rsid w:val="000365DE"/>
    <w:rsid w:val="000367E9"/>
    <w:rsid w:val="00037814"/>
    <w:rsid w:val="00037BAE"/>
    <w:rsid w:val="00037BBC"/>
    <w:rsid w:val="000444C3"/>
    <w:rsid w:val="0004555F"/>
    <w:rsid w:val="00045A2A"/>
    <w:rsid w:val="00050543"/>
    <w:rsid w:val="00050F84"/>
    <w:rsid w:val="00054477"/>
    <w:rsid w:val="000546F5"/>
    <w:rsid w:val="00054733"/>
    <w:rsid w:val="00054B21"/>
    <w:rsid w:val="00055A36"/>
    <w:rsid w:val="000566F2"/>
    <w:rsid w:val="000567F1"/>
    <w:rsid w:val="000579E7"/>
    <w:rsid w:val="00062A03"/>
    <w:rsid w:val="000631DE"/>
    <w:rsid w:val="00063CAE"/>
    <w:rsid w:val="00064904"/>
    <w:rsid w:val="000649E2"/>
    <w:rsid w:val="00066E5D"/>
    <w:rsid w:val="00067835"/>
    <w:rsid w:val="00070689"/>
    <w:rsid w:val="000716B9"/>
    <w:rsid w:val="00072722"/>
    <w:rsid w:val="00073594"/>
    <w:rsid w:val="00074CEC"/>
    <w:rsid w:val="000810E9"/>
    <w:rsid w:val="00085B1D"/>
    <w:rsid w:val="00085C4C"/>
    <w:rsid w:val="000903F9"/>
    <w:rsid w:val="00090A62"/>
    <w:rsid w:val="0009129F"/>
    <w:rsid w:val="00091A11"/>
    <w:rsid w:val="00093D43"/>
    <w:rsid w:val="00094CE7"/>
    <w:rsid w:val="00095E04"/>
    <w:rsid w:val="000963F5"/>
    <w:rsid w:val="000A290C"/>
    <w:rsid w:val="000A350B"/>
    <w:rsid w:val="000A392E"/>
    <w:rsid w:val="000A550C"/>
    <w:rsid w:val="000A5568"/>
    <w:rsid w:val="000A6D90"/>
    <w:rsid w:val="000A71F4"/>
    <w:rsid w:val="000B116E"/>
    <w:rsid w:val="000B2B44"/>
    <w:rsid w:val="000B630A"/>
    <w:rsid w:val="000B69ED"/>
    <w:rsid w:val="000B75E3"/>
    <w:rsid w:val="000B7C90"/>
    <w:rsid w:val="000C0D2C"/>
    <w:rsid w:val="000C101B"/>
    <w:rsid w:val="000C239C"/>
    <w:rsid w:val="000C45B8"/>
    <w:rsid w:val="000C4ED9"/>
    <w:rsid w:val="000C5FD0"/>
    <w:rsid w:val="000C6926"/>
    <w:rsid w:val="000D1476"/>
    <w:rsid w:val="000D1CD8"/>
    <w:rsid w:val="000D4BF6"/>
    <w:rsid w:val="000D56D6"/>
    <w:rsid w:val="000D6F6E"/>
    <w:rsid w:val="000E40A2"/>
    <w:rsid w:val="000E5894"/>
    <w:rsid w:val="000E6501"/>
    <w:rsid w:val="000E6B4B"/>
    <w:rsid w:val="000E728B"/>
    <w:rsid w:val="000E72C1"/>
    <w:rsid w:val="000E7544"/>
    <w:rsid w:val="000F05A3"/>
    <w:rsid w:val="000F1369"/>
    <w:rsid w:val="000F3659"/>
    <w:rsid w:val="000F36A0"/>
    <w:rsid w:val="000F6B22"/>
    <w:rsid w:val="000F72EB"/>
    <w:rsid w:val="000F733B"/>
    <w:rsid w:val="000F7CE1"/>
    <w:rsid w:val="00100712"/>
    <w:rsid w:val="00100B90"/>
    <w:rsid w:val="00101901"/>
    <w:rsid w:val="00101B85"/>
    <w:rsid w:val="00103C23"/>
    <w:rsid w:val="00104D1A"/>
    <w:rsid w:val="001050C8"/>
    <w:rsid w:val="00106C3A"/>
    <w:rsid w:val="00107D2C"/>
    <w:rsid w:val="0011224A"/>
    <w:rsid w:val="0011530D"/>
    <w:rsid w:val="00115535"/>
    <w:rsid w:val="00116380"/>
    <w:rsid w:val="001177D9"/>
    <w:rsid w:val="00120018"/>
    <w:rsid w:val="00120A3D"/>
    <w:rsid w:val="00120F63"/>
    <w:rsid w:val="0013172F"/>
    <w:rsid w:val="001321FA"/>
    <w:rsid w:val="00132B84"/>
    <w:rsid w:val="00133E66"/>
    <w:rsid w:val="00134DEC"/>
    <w:rsid w:val="00135D82"/>
    <w:rsid w:val="00135E3D"/>
    <w:rsid w:val="00141793"/>
    <w:rsid w:val="0014190E"/>
    <w:rsid w:val="00142746"/>
    <w:rsid w:val="001432A1"/>
    <w:rsid w:val="00143C23"/>
    <w:rsid w:val="00143F4C"/>
    <w:rsid w:val="00144C12"/>
    <w:rsid w:val="0014525E"/>
    <w:rsid w:val="001457AB"/>
    <w:rsid w:val="00146EA9"/>
    <w:rsid w:val="00147305"/>
    <w:rsid w:val="001535FA"/>
    <w:rsid w:val="00154DB2"/>
    <w:rsid w:val="0016011B"/>
    <w:rsid w:val="00160A5A"/>
    <w:rsid w:val="00160F49"/>
    <w:rsid w:val="001615B7"/>
    <w:rsid w:val="00161EC9"/>
    <w:rsid w:val="00162C01"/>
    <w:rsid w:val="001654EB"/>
    <w:rsid w:val="0017089A"/>
    <w:rsid w:val="00170E39"/>
    <w:rsid w:val="00172F95"/>
    <w:rsid w:val="00173183"/>
    <w:rsid w:val="00173A64"/>
    <w:rsid w:val="00173FA2"/>
    <w:rsid w:val="001761C8"/>
    <w:rsid w:val="00176241"/>
    <w:rsid w:val="00177594"/>
    <w:rsid w:val="00181168"/>
    <w:rsid w:val="00182292"/>
    <w:rsid w:val="0018248B"/>
    <w:rsid w:val="00182EFE"/>
    <w:rsid w:val="001876C1"/>
    <w:rsid w:val="00191BD5"/>
    <w:rsid w:val="0019274D"/>
    <w:rsid w:val="0019378E"/>
    <w:rsid w:val="00193EC0"/>
    <w:rsid w:val="001954B1"/>
    <w:rsid w:val="00197185"/>
    <w:rsid w:val="00197DB9"/>
    <w:rsid w:val="001A1BA3"/>
    <w:rsid w:val="001A4747"/>
    <w:rsid w:val="001A5E78"/>
    <w:rsid w:val="001A6BFE"/>
    <w:rsid w:val="001A77E8"/>
    <w:rsid w:val="001B1196"/>
    <w:rsid w:val="001B485D"/>
    <w:rsid w:val="001B7656"/>
    <w:rsid w:val="001B76CA"/>
    <w:rsid w:val="001C0E83"/>
    <w:rsid w:val="001C1B36"/>
    <w:rsid w:val="001C2E38"/>
    <w:rsid w:val="001C6AB2"/>
    <w:rsid w:val="001D0C0F"/>
    <w:rsid w:val="001D16D4"/>
    <w:rsid w:val="001D240D"/>
    <w:rsid w:val="001D544D"/>
    <w:rsid w:val="001D5FF5"/>
    <w:rsid w:val="001D7786"/>
    <w:rsid w:val="001D796F"/>
    <w:rsid w:val="001E037E"/>
    <w:rsid w:val="001E7940"/>
    <w:rsid w:val="001F1391"/>
    <w:rsid w:val="001F1CE3"/>
    <w:rsid w:val="001F75D2"/>
    <w:rsid w:val="00201411"/>
    <w:rsid w:val="0020223D"/>
    <w:rsid w:val="002022ED"/>
    <w:rsid w:val="00204753"/>
    <w:rsid w:val="00204970"/>
    <w:rsid w:val="00205A4A"/>
    <w:rsid w:val="00211035"/>
    <w:rsid w:val="00211DFF"/>
    <w:rsid w:val="0021217B"/>
    <w:rsid w:val="00212BEA"/>
    <w:rsid w:val="00213745"/>
    <w:rsid w:val="00216237"/>
    <w:rsid w:val="002165A7"/>
    <w:rsid w:val="00216F73"/>
    <w:rsid w:val="00220073"/>
    <w:rsid w:val="0022279A"/>
    <w:rsid w:val="0022291E"/>
    <w:rsid w:val="00222B59"/>
    <w:rsid w:val="002253CD"/>
    <w:rsid w:val="00226A6D"/>
    <w:rsid w:val="0022770B"/>
    <w:rsid w:val="00227C62"/>
    <w:rsid w:val="00236F55"/>
    <w:rsid w:val="00241CC2"/>
    <w:rsid w:val="00242A2C"/>
    <w:rsid w:val="00242CAA"/>
    <w:rsid w:val="00243C84"/>
    <w:rsid w:val="00245022"/>
    <w:rsid w:val="00246DA2"/>
    <w:rsid w:val="00251768"/>
    <w:rsid w:val="002517EF"/>
    <w:rsid w:val="002520A5"/>
    <w:rsid w:val="00254C5A"/>
    <w:rsid w:val="0025570D"/>
    <w:rsid w:val="00257C4A"/>
    <w:rsid w:val="002604F0"/>
    <w:rsid w:val="002614F6"/>
    <w:rsid w:val="00261D43"/>
    <w:rsid w:val="002621C2"/>
    <w:rsid w:val="002634F3"/>
    <w:rsid w:val="00264CF4"/>
    <w:rsid w:val="00265326"/>
    <w:rsid w:val="00265496"/>
    <w:rsid w:val="00267587"/>
    <w:rsid w:val="002707F2"/>
    <w:rsid w:val="0027226E"/>
    <w:rsid w:val="00273BEF"/>
    <w:rsid w:val="00274FDA"/>
    <w:rsid w:val="00275CDE"/>
    <w:rsid w:val="002762D5"/>
    <w:rsid w:val="002762F5"/>
    <w:rsid w:val="00276DB7"/>
    <w:rsid w:val="00277271"/>
    <w:rsid w:val="002803DA"/>
    <w:rsid w:val="0028057B"/>
    <w:rsid w:val="00281AC9"/>
    <w:rsid w:val="00283701"/>
    <w:rsid w:val="00285ACC"/>
    <w:rsid w:val="00287187"/>
    <w:rsid w:val="002876D9"/>
    <w:rsid w:val="00290B0D"/>
    <w:rsid w:val="00291B19"/>
    <w:rsid w:val="00291BBB"/>
    <w:rsid w:val="002934A1"/>
    <w:rsid w:val="002939D6"/>
    <w:rsid w:val="00297079"/>
    <w:rsid w:val="00297578"/>
    <w:rsid w:val="002A0FDE"/>
    <w:rsid w:val="002A15F5"/>
    <w:rsid w:val="002A18B7"/>
    <w:rsid w:val="002B0825"/>
    <w:rsid w:val="002B0D1C"/>
    <w:rsid w:val="002B3614"/>
    <w:rsid w:val="002B3928"/>
    <w:rsid w:val="002B4A1B"/>
    <w:rsid w:val="002B6F31"/>
    <w:rsid w:val="002B6F3D"/>
    <w:rsid w:val="002B7EBE"/>
    <w:rsid w:val="002C1F23"/>
    <w:rsid w:val="002C287D"/>
    <w:rsid w:val="002C711B"/>
    <w:rsid w:val="002D0510"/>
    <w:rsid w:val="002D2618"/>
    <w:rsid w:val="002D3042"/>
    <w:rsid w:val="002D7C76"/>
    <w:rsid w:val="002E07F4"/>
    <w:rsid w:val="002E45C8"/>
    <w:rsid w:val="002F15CB"/>
    <w:rsid w:val="002F3A7D"/>
    <w:rsid w:val="002F4053"/>
    <w:rsid w:val="002F4411"/>
    <w:rsid w:val="002F4EF9"/>
    <w:rsid w:val="002F6B9E"/>
    <w:rsid w:val="002F75E2"/>
    <w:rsid w:val="0030169D"/>
    <w:rsid w:val="003032B4"/>
    <w:rsid w:val="003043CE"/>
    <w:rsid w:val="00304B5F"/>
    <w:rsid w:val="00305CBC"/>
    <w:rsid w:val="00313422"/>
    <w:rsid w:val="00313DBB"/>
    <w:rsid w:val="00313F69"/>
    <w:rsid w:val="00320A79"/>
    <w:rsid w:val="0033016B"/>
    <w:rsid w:val="00333B65"/>
    <w:rsid w:val="00333FA9"/>
    <w:rsid w:val="00340285"/>
    <w:rsid w:val="00340A9F"/>
    <w:rsid w:val="00340F70"/>
    <w:rsid w:val="003412B6"/>
    <w:rsid w:val="00345212"/>
    <w:rsid w:val="0034589D"/>
    <w:rsid w:val="00347846"/>
    <w:rsid w:val="00350201"/>
    <w:rsid w:val="003524EE"/>
    <w:rsid w:val="00354DBB"/>
    <w:rsid w:val="00356DC1"/>
    <w:rsid w:val="0035705B"/>
    <w:rsid w:val="00361F81"/>
    <w:rsid w:val="0036207E"/>
    <w:rsid w:val="00365EB3"/>
    <w:rsid w:val="0036736B"/>
    <w:rsid w:val="00371D04"/>
    <w:rsid w:val="00371F59"/>
    <w:rsid w:val="00372481"/>
    <w:rsid w:val="00372F7D"/>
    <w:rsid w:val="003735C8"/>
    <w:rsid w:val="0037480A"/>
    <w:rsid w:val="00374BCB"/>
    <w:rsid w:val="00383594"/>
    <w:rsid w:val="00386161"/>
    <w:rsid w:val="00390BDE"/>
    <w:rsid w:val="00391E2B"/>
    <w:rsid w:val="003922E2"/>
    <w:rsid w:val="00395165"/>
    <w:rsid w:val="00397194"/>
    <w:rsid w:val="00397456"/>
    <w:rsid w:val="003A1897"/>
    <w:rsid w:val="003A1C4B"/>
    <w:rsid w:val="003A24F2"/>
    <w:rsid w:val="003A41EB"/>
    <w:rsid w:val="003A539B"/>
    <w:rsid w:val="003A5E90"/>
    <w:rsid w:val="003A72E8"/>
    <w:rsid w:val="003A7592"/>
    <w:rsid w:val="003A76C7"/>
    <w:rsid w:val="003B21AF"/>
    <w:rsid w:val="003B529C"/>
    <w:rsid w:val="003B5DB9"/>
    <w:rsid w:val="003B69E5"/>
    <w:rsid w:val="003C1A68"/>
    <w:rsid w:val="003C2D6D"/>
    <w:rsid w:val="003C362E"/>
    <w:rsid w:val="003C4DCB"/>
    <w:rsid w:val="003C5284"/>
    <w:rsid w:val="003C63A5"/>
    <w:rsid w:val="003C6F77"/>
    <w:rsid w:val="003D0DCF"/>
    <w:rsid w:val="003D356A"/>
    <w:rsid w:val="003D5DD0"/>
    <w:rsid w:val="003E21E8"/>
    <w:rsid w:val="003E2FDD"/>
    <w:rsid w:val="003E3414"/>
    <w:rsid w:val="003E3E80"/>
    <w:rsid w:val="003E5128"/>
    <w:rsid w:val="003F28AA"/>
    <w:rsid w:val="003F59D7"/>
    <w:rsid w:val="003F5E7C"/>
    <w:rsid w:val="003F6955"/>
    <w:rsid w:val="003F7D7E"/>
    <w:rsid w:val="00403253"/>
    <w:rsid w:val="0040472F"/>
    <w:rsid w:val="00405E95"/>
    <w:rsid w:val="004069E4"/>
    <w:rsid w:val="0041027B"/>
    <w:rsid w:val="004109A1"/>
    <w:rsid w:val="00411327"/>
    <w:rsid w:val="00412B9B"/>
    <w:rsid w:val="004153AE"/>
    <w:rsid w:val="00415F4D"/>
    <w:rsid w:val="0041722B"/>
    <w:rsid w:val="00421000"/>
    <w:rsid w:val="00421D9F"/>
    <w:rsid w:val="004224BC"/>
    <w:rsid w:val="00424105"/>
    <w:rsid w:val="00425484"/>
    <w:rsid w:val="00427DD6"/>
    <w:rsid w:val="0043167C"/>
    <w:rsid w:val="00431C32"/>
    <w:rsid w:val="004325BD"/>
    <w:rsid w:val="00432966"/>
    <w:rsid w:val="0043306D"/>
    <w:rsid w:val="00433B53"/>
    <w:rsid w:val="00434847"/>
    <w:rsid w:val="00434EA0"/>
    <w:rsid w:val="00443508"/>
    <w:rsid w:val="00444A36"/>
    <w:rsid w:val="00444FC3"/>
    <w:rsid w:val="00447262"/>
    <w:rsid w:val="004478F5"/>
    <w:rsid w:val="004479F4"/>
    <w:rsid w:val="0045187E"/>
    <w:rsid w:val="00453880"/>
    <w:rsid w:val="00454E7E"/>
    <w:rsid w:val="0045731B"/>
    <w:rsid w:val="00457F47"/>
    <w:rsid w:val="00460736"/>
    <w:rsid w:val="0046233C"/>
    <w:rsid w:val="00464884"/>
    <w:rsid w:val="0046642F"/>
    <w:rsid w:val="00466B10"/>
    <w:rsid w:val="0046758F"/>
    <w:rsid w:val="0047171B"/>
    <w:rsid w:val="00473601"/>
    <w:rsid w:val="004738DC"/>
    <w:rsid w:val="0047391B"/>
    <w:rsid w:val="00473CAA"/>
    <w:rsid w:val="00485546"/>
    <w:rsid w:val="00485675"/>
    <w:rsid w:val="00485AF9"/>
    <w:rsid w:val="0048677B"/>
    <w:rsid w:val="004869EC"/>
    <w:rsid w:val="00487E57"/>
    <w:rsid w:val="00490973"/>
    <w:rsid w:val="00490EFF"/>
    <w:rsid w:val="00491F0A"/>
    <w:rsid w:val="0049311A"/>
    <w:rsid w:val="004939DD"/>
    <w:rsid w:val="004A0222"/>
    <w:rsid w:val="004A2427"/>
    <w:rsid w:val="004A2541"/>
    <w:rsid w:val="004A40A6"/>
    <w:rsid w:val="004A7613"/>
    <w:rsid w:val="004A77E4"/>
    <w:rsid w:val="004A7965"/>
    <w:rsid w:val="004B0A5C"/>
    <w:rsid w:val="004B3497"/>
    <w:rsid w:val="004B3547"/>
    <w:rsid w:val="004B47B6"/>
    <w:rsid w:val="004B5152"/>
    <w:rsid w:val="004B5445"/>
    <w:rsid w:val="004B5ACB"/>
    <w:rsid w:val="004B5FBF"/>
    <w:rsid w:val="004B688E"/>
    <w:rsid w:val="004C00CA"/>
    <w:rsid w:val="004C0DB0"/>
    <w:rsid w:val="004C2594"/>
    <w:rsid w:val="004C2FF2"/>
    <w:rsid w:val="004C398D"/>
    <w:rsid w:val="004C5911"/>
    <w:rsid w:val="004C66FE"/>
    <w:rsid w:val="004C7DA9"/>
    <w:rsid w:val="004D067C"/>
    <w:rsid w:val="004D1D24"/>
    <w:rsid w:val="004D200B"/>
    <w:rsid w:val="004D26B2"/>
    <w:rsid w:val="004D36FE"/>
    <w:rsid w:val="004D4A48"/>
    <w:rsid w:val="004E0F02"/>
    <w:rsid w:val="004E1E98"/>
    <w:rsid w:val="004E21F1"/>
    <w:rsid w:val="004E49F4"/>
    <w:rsid w:val="004E4DBA"/>
    <w:rsid w:val="004E67DD"/>
    <w:rsid w:val="004E6BF5"/>
    <w:rsid w:val="004E712A"/>
    <w:rsid w:val="004E73DF"/>
    <w:rsid w:val="004E73EF"/>
    <w:rsid w:val="004F3211"/>
    <w:rsid w:val="004F33EE"/>
    <w:rsid w:val="004F622F"/>
    <w:rsid w:val="00500144"/>
    <w:rsid w:val="00501C92"/>
    <w:rsid w:val="00504DEE"/>
    <w:rsid w:val="005121EF"/>
    <w:rsid w:val="00513AC8"/>
    <w:rsid w:val="00516767"/>
    <w:rsid w:val="005201C9"/>
    <w:rsid w:val="005222FA"/>
    <w:rsid w:val="00523777"/>
    <w:rsid w:val="00523EEF"/>
    <w:rsid w:val="005241B9"/>
    <w:rsid w:val="00525D0F"/>
    <w:rsid w:val="00527D30"/>
    <w:rsid w:val="00530327"/>
    <w:rsid w:val="005309B7"/>
    <w:rsid w:val="00530C92"/>
    <w:rsid w:val="0053156B"/>
    <w:rsid w:val="00531607"/>
    <w:rsid w:val="0053171E"/>
    <w:rsid w:val="005346B6"/>
    <w:rsid w:val="00536983"/>
    <w:rsid w:val="005376FB"/>
    <w:rsid w:val="00540200"/>
    <w:rsid w:val="005404BF"/>
    <w:rsid w:val="00541E5E"/>
    <w:rsid w:val="0054241D"/>
    <w:rsid w:val="00550D01"/>
    <w:rsid w:val="005528F9"/>
    <w:rsid w:val="00553382"/>
    <w:rsid w:val="005549B8"/>
    <w:rsid w:val="005551E8"/>
    <w:rsid w:val="005570F6"/>
    <w:rsid w:val="0056201C"/>
    <w:rsid w:val="00562C42"/>
    <w:rsid w:val="0056425F"/>
    <w:rsid w:val="00565906"/>
    <w:rsid w:val="005679B9"/>
    <w:rsid w:val="00567A24"/>
    <w:rsid w:val="00570346"/>
    <w:rsid w:val="005710E0"/>
    <w:rsid w:val="00571DA0"/>
    <w:rsid w:val="00576B3E"/>
    <w:rsid w:val="005773FB"/>
    <w:rsid w:val="0058227D"/>
    <w:rsid w:val="00582ADA"/>
    <w:rsid w:val="005850C7"/>
    <w:rsid w:val="00585116"/>
    <w:rsid w:val="00586282"/>
    <w:rsid w:val="00590C23"/>
    <w:rsid w:val="00595D5D"/>
    <w:rsid w:val="005A0229"/>
    <w:rsid w:val="005A0320"/>
    <w:rsid w:val="005A0D59"/>
    <w:rsid w:val="005A1DC8"/>
    <w:rsid w:val="005A258B"/>
    <w:rsid w:val="005A2DED"/>
    <w:rsid w:val="005A3366"/>
    <w:rsid w:val="005A5CDF"/>
    <w:rsid w:val="005A62F3"/>
    <w:rsid w:val="005A6C3C"/>
    <w:rsid w:val="005A78C0"/>
    <w:rsid w:val="005B163A"/>
    <w:rsid w:val="005B4D69"/>
    <w:rsid w:val="005B6D84"/>
    <w:rsid w:val="005C1531"/>
    <w:rsid w:val="005C1862"/>
    <w:rsid w:val="005C28FE"/>
    <w:rsid w:val="005C49AE"/>
    <w:rsid w:val="005C53A6"/>
    <w:rsid w:val="005C5433"/>
    <w:rsid w:val="005C574D"/>
    <w:rsid w:val="005C64DD"/>
    <w:rsid w:val="005D0CA2"/>
    <w:rsid w:val="005D18AB"/>
    <w:rsid w:val="005D50B1"/>
    <w:rsid w:val="005D6C60"/>
    <w:rsid w:val="005D76FB"/>
    <w:rsid w:val="005E44A7"/>
    <w:rsid w:val="005F2DA2"/>
    <w:rsid w:val="005F448E"/>
    <w:rsid w:val="00601E00"/>
    <w:rsid w:val="00605350"/>
    <w:rsid w:val="00605CE3"/>
    <w:rsid w:val="00605D39"/>
    <w:rsid w:val="00606DA1"/>
    <w:rsid w:val="00607B12"/>
    <w:rsid w:val="006110F8"/>
    <w:rsid w:val="006133F6"/>
    <w:rsid w:val="00614AA9"/>
    <w:rsid w:val="00615790"/>
    <w:rsid w:val="006161F7"/>
    <w:rsid w:val="006167CF"/>
    <w:rsid w:val="00617DFA"/>
    <w:rsid w:val="00620AFF"/>
    <w:rsid w:val="006210C8"/>
    <w:rsid w:val="006221E9"/>
    <w:rsid w:val="0062236F"/>
    <w:rsid w:val="006244CC"/>
    <w:rsid w:val="0062694D"/>
    <w:rsid w:val="00627870"/>
    <w:rsid w:val="00634356"/>
    <w:rsid w:val="00634BAF"/>
    <w:rsid w:val="00635B3B"/>
    <w:rsid w:val="00636D33"/>
    <w:rsid w:val="00636FED"/>
    <w:rsid w:val="00637051"/>
    <w:rsid w:val="00637CB0"/>
    <w:rsid w:val="0064061C"/>
    <w:rsid w:val="00641152"/>
    <w:rsid w:val="00642584"/>
    <w:rsid w:val="00642C03"/>
    <w:rsid w:val="00646C2D"/>
    <w:rsid w:val="00647A3B"/>
    <w:rsid w:val="00650A1E"/>
    <w:rsid w:val="00651EB3"/>
    <w:rsid w:val="00651EF3"/>
    <w:rsid w:val="00653F02"/>
    <w:rsid w:val="00655BDC"/>
    <w:rsid w:val="00660A08"/>
    <w:rsid w:val="006611C8"/>
    <w:rsid w:val="0066124E"/>
    <w:rsid w:val="00664751"/>
    <w:rsid w:val="00667EB9"/>
    <w:rsid w:val="00670A43"/>
    <w:rsid w:val="00671532"/>
    <w:rsid w:val="00671F6D"/>
    <w:rsid w:val="00671F96"/>
    <w:rsid w:val="00672349"/>
    <w:rsid w:val="00674C3D"/>
    <w:rsid w:val="00681442"/>
    <w:rsid w:val="00685378"/>
    <w:rsid w:val="00686C3C"/>
    <w:rsid w:val="00690892"/>
    <w:rsid w:val="00690F09"/>
    <w:rsid w:val="00691F7D"/>
    <w:rsid w:val="00692424"/>
    <w:rsid w:val="006945CD"/>
    <w:rsid w:val="00694B2B"/>
    <w:rsid w:val="006A39B1"/>
    <w:rsid w:val="006A5307"/>
    <w:rsid w:val="006A599B"/>
    <w:rsid w:val="006B07BB"/>
    <w:rsid w:val="006B43F3"/>
    <w:rsid w:val="006B6F4F"/>
    <w:rsid w:val="006B7692"/>
    <w:rsid w:val="006C2254"/>
    <w:rsid w:val="006C2B19"/>
    <w:rsid w:val="006C5287"/>
    <w:rsid w:val="006C60F7"/>
    <w:rsid w:val="006D0F03"/>
    <w:rsid w:val="006D1861"/>
    <w:rsid w:val="006D19A0"/>
    <w:rsid w:val="006D1C0A"/>
    <w:rsid w:val="006D467B"/>
    <w:rsid w:val="006E0BC7"/>
    <w:rsid w:val="006E4F8E"/>
    <w:rsid w:val="006E5E23"/>
    <w:rsid w:val="006F0391"/>
    <w:rsid w:val="006F0755"/>
    <w:rsid w:val="006F0801"/>
    <w:rsid w:val="006F08A1"/>
    <w:rsid w:val="006F4E0A"/>
    <w:rsid w:val="006F525E"/>
    <w:rsid w:val="006F70E0"/>
    <w:rsid w:val="006F7DD1"/>
    <w:rsid w:val="00700D86"/>
    <w:rsid w:val="0070248A"/>
    <w:rsid w:val="0070314C"/>
    <w:rsid w:val="007049C2"/>
    <w:rsid w:val="0070582D"/>
    <w:rsid w:val="00707042"/>
    <w:rsid w:val="00711A58"/>
    <w:rsid w:val="007126FE"/>
    <w:rsid w:val="007130EC"/>
    <w:rsid w:val="00717DCF"/>
    <w:rsid w:val="007209D7"/>
    <w:rsid w:val="00720B1E"/>
    <w:rsid w:val="007211B1"/>
    <w:rsid w:val="00722746"/>
    <w:rsid w:val="00724C3B"/>
    <w:rsid w:val="00726A08"/>
    <w:rsid w:val="00727AA9"/>
    <w:rsid w:val="00730D17"/>
    <w:rsid w:val="00734FCC"/>
    <w:rsid w:val="0074010F"/>
    <w:rsid w:val="0074062E"/>
    <w:rsid w:val="007463EF"/>
    <w:rsid w:val="007467C4"/>
    <w:rsid w:val="00747C71"/>
    <w:rsid w:val="00747C9C"/>
    <w:rsid w:val="0075017D"/>
    <w:rsid w:val="0075063D"/>
    <w:rsid w:val="00750ABD"/>
    <w:rsid w:val="00760BCF"/>
    <w:rsid w:val="007624DE"/>
    <w:rsid w:val="00762529"/>
    <w:rsid w:val="00762EB8"/>
    <w:rsid w:val="007630CC"/>
    <w:rsid w:val="00763218"/>
    <w:rsid w:val="00763F5A"/>
    <w:rsid w:val="00765325"/>
    <w:rsid w:val="00765581"/>
    <w:rsid w:val="007724D8"/>
    <w:rsid w:val="007728AF"/>
    <w:rsid w:val="00773D7C"/>
    <w:rsid w:val="007761BC"/>
    <w:rsid w:val="007805DA"/>
    <w:rsid w:val="0078095D"/>
    <w:rsid w:val="00780F56"/>
    <w:rsid w:val="00781491"/>
    <w:rsid w:val="00782AC7"/>
    <w:rsid w:val="00782EA0"/>
    <w:rsid w:val="00785965"/>
    <w:rsid w:val="00786E13"/>
    <w:rsid w:val="007900BD"/>
    <w:rsid w:val="00790552"/>
    <w:rsid w:val="00791123"/>
    <w:rsid w:val="00793783"/>
    <w:rsid w:val="007948BA"/>
    <w:rsid w:val="00794D88"/>
    <w:rsid w:val="00795DC3"/>
    <w:rsid w:val="00796D53"/>
    <w:rsid w:val="00796DA1"/>
    <w:rsid w:val="007A0035"/>
    <w:rsid w:val="007A2245"/>
    <w:rsid w:val="007A29A6"/>
    <w:rsid w:val="007A5CED"/>
    <w:rsid w:val="007A7303"/>
    <w:rsid w:val="007A7D68"/>
    <w:rsid w:val="007B0C78"/>
    <w:rsid w:val="007B6EA8"/>
    <w:rsid w:val="007C1C1B"/>
    <w:rsid w:val="007C223A"/>
    <w:rsid w:val="007C2882"/>
    <w:rsid w:val="007C29C4"/>
    <w:rsid w:val="007C30EF"/>
    <w:rsid w:val="007C496A"/>
    <w:rsid w:val="007C5105"/>
    <w:rsid w:val="007C5BF2"/>
    <w:rsid w:val="007C79BD"/>
    <w:rsid w:val="007D1DF0"/>
    <w:rsid w:val="007D462E"/>
    <w:rsid w:val="007D4A88"/>
    <w:rsid w:val="007D5E56"/>
    <w:rsid w:val="007D7D3B"/>
    <w:rsid w:val="007E01C2"/>
    <w:rsid w:val="007E1FEF"/>
    <w:rsid w:val="007E2986"/>
    <w:rsid w:val="007E3D54"/>
    <w:rsid w:val="007E41B6"/>
    <w:rsid w:val="007E4562"/>
    <w:rsid w:val="007E66CF"/>
    <w:rsid w:val="007F47E4"/>
    <w:rsid w:val="007F6506"/>
    <w:rsid w:val="007F739A"/>
    <w:rsid w:val="0080003A"/>
    <w:rsid w:val="00802B5E"/>
    <w:rsid w:val="00803B74"/>
    <w:rsid w:val="00804385"/>
    <w:rsid w:val="008046B1"/>
    <w:rsid w:val="0080571A"/>
    <w:rsid w:val="00806E56"/>
    <w:rsid w:val="00813084"/>
    <w:rsid w:val="00813456"/>
    <w:rsid w:val="00813BF0"/>
    <w:rsid w:val="00814E2D"/>
    <w:rsid w:val="008157D5"/>
    <w:rsid w:val="00815E0B"/>
    <w:rsid w:val="00816CA7"/>
    <w:rsid w:val="0083149C"/>
    <w:rsid w:val="00831A0A"/>
    <w:rsid w:val="00831D17"/>
    <w:rsid w:val="008329F6"/>
    <w:rsid w:val="008332C2"/>
    <w:rsid w:val="008341B5"/>
    <w:rsid w:val="00834F85"/>
    <w:rsid w:val="008354AC"/>
    <w:rsid w:val="00835CA3"/>
    <w:rsid w:val="00837D8C"/>
    <w:rsid w:val="00840E22"/>
    <w:rsid w:val="0084147C"/>
    <w:rsid w:val="008419A8"/>
    <w:rsid w:val="0084483B"/>
    <w:rsid w:val="00845146"/>
    <w:rsid w:val="008516B8"/>
    <w:rsid w:val="00852951"/>
    <w:rsid w:val="00854C14"/>
    <w:rsid w:val="00854C2B"/>
    <w:rsid w:val="0085510A"/>
    <w:rsid w:val="00855C7A"/>
    <w:rsid w:val="0086030A"/>
    <w:rsid w:val="008608F5"/>
    <w:rsid w:val="0086264B"/>
    <w:rsid w:val="00865A97"/>
    <w:rsid w:val="00865D2D"/>
    <w:rsid w:val="00865E49"/>
    <w:rsid w:val="00866311"/>
    <w:rsid w:val="00871305"/>
    <w:rsid w:val="00871EAB"/>
    <w:rsid w:val="0087207C"/>
    <w:rsid w:val="00872AB0"/>
    <w:rsid w:val="00873F00"/>
    <w:rsid w:val="00875261"/>
    <w:rsid w:val="00877907"/>
    <w:rsid w:val="00881149"/>
    <w:rsid w:val="00881607"/>
    <w:rsid w:val="008827E1"/>
    <w:rsid w:val="00883426"/>
    <w:rsid w:val="0088440C"/>
    <w:rsid w:val="0088601A"/>
    <w:rsid w:val="008875E3"/>
    <w:rsid w:val="00887824"/>
    <w:rsid w:val="00890048"/>
    <w:rsid w:val="00890E5B"/>
    <w:rsid w:val="00893AEE"/>
    <w:rsid w:val="008948A4"/>
    <w:rsid w:val="00895830"/>
    <w:rsid w:val="0089658D"/>
    <w:rsid w:val="008975AC"/>
    <w:rsid w:val="008A1F5C"/>
    <w:rsid w:val="008A4702"/>
    <w:rsid w:val="008A4764"/>
    <w:rsid w:val="008A5922"/>
    <w:rsid w:val="008B4564"/>
    <w:rsid w:val="008B4A8B"/>
    <w:rsid w:val="008B6EE2"/>
    <w:rsid w:val="008C06B3"/>
    <w:rsid w:val="008C0A4D"/>
    <w:rsid w:val="008C2866"/>
    <w:rsid w:val="008C5ED7"/>
    <w:rsid w:val="008C6606"/>
    <w:rsid w:val="008C6DF8"/>
    <w:rsid w:val="008C6F7E"/>
    <w:rsid w:val="008C703A"/>
    <w:rsid w:val="008D118E"/>
    <w:rsid w:val="008D142D"/>
    <w:rsid w:val="008D1516"/>
    <w:rsid w:val="008D5DF7"/>
    <w:rsid w:val="008D67F0"/>
    <w:rsid w:val="008E0A67"/>
    <w:rsid w:val="008E0EDA"/>
    <w:rsid w:val="008E7C5E"/>
    <w:rsid w:val="008F13DC"/>
    <w:rsid w:val="008F3066"/>
    <w:rsid w:val="008F3C92"/>
    <w:rsid w:val="008F4985"/>
    <w:rsid w:val="008F6D18"/>
    <w:rsid w:val="008F744E"/>
    <w:rsid w:val="009003F7"/>
    <w:rsid w:val="0090054D"/>
    <w:rsid w:val="0090109F"/>
    <w:rsid w:val="00901365"/>
    <w:rsid w:val="00902AA3"/>
    <w:rsid w:val="0090493B"/>
    <w:rsid w:val="00905881"/>
    <w:rsid w:val="00910A7A"/>
    <w:rsid w:val="00910F3C"/>
    <w:rsid w:val="00912C6D"/>
    <w:rsid w:val="00913E7A"/>
    <w:rsid w:val="00913EEF"/>
    <w:rsid w:val="00915C50"/>
    <w:rsid w:val="00917DCB"/>
    <w:rsid w:val="009219F9"/>
    <w:rsid w:val="009224F1"/>
    <w:rsid w:val="00922EDF"/>
    <w:rsid w:val="00924301"/>
    <w:rsid w:val="009254DC"/>
    <w:rsid w:val="00927530"/>
    <w:rsid w:val="00930507"/>
    <w:rsid w:val="0093172B"/>
    <w:rsid w:val="009337A5"/>
    <w:rsid w:val="009357A7"/>
    <w:rsid w:val="00936CBB"/>
    <w:rsid w:val="00940C00"/>
    <w:rsid w:val="00943D2A"/>
    <w:rsid w:val="00943F12"/>
    <w:rsid w:val="009453EF"/>
    <w:rsid w:val="00945B86"/>
    <w:rsid w:val="009529F3"/>
    <w:rsid w:val="00956FCA"/>
    <w:rsid w:val="00957DFD"/>
    <w:rsid w:val="00960554"/>
    <w:rsid w:val="0096135E"/>
    <w:rsid w:val="00963BC5"/>
    <w:rsid w:val="00963E90"/>
    <w:rsid w:val="009666C6"/>
    <w:rsid w:val="00967084"/>
    <w:rsid w:val="00970BD5"/>
    <w:rsid w:val="00972B70"/>
    <w:rsid w:val="00974EA0"/>
    <w:rsid w:val="009752EC"/>
    <w:rsid w:val="00975BE0"/>
    <w:rsid w:val="009762D1"/>
    <w:rsid w:val="00980BFC"/>
    <w:rsid w:val="0098241A"/>
    <w:rsid w:val="0098329D"/>
    <w:rsid w:val="00984277"/>
    <w:rsid w:val="009854D0"/>
    <w:rsid w:val="0099021B"/>
    <w:rsid w:val="00994C99"/>
    <w:rsid w:val="00997D31"/>
    <w:rsid w:val="009A1B76"/>
    <w:rsid w:val="009A38D1"/>
    <w:rsid w:val="009A4189"/>
    <w:rsid w:val="009A5C40"/>
    <w:rsid w:val="009A62E9"/>
    <w:rsid w:val="009B0D88"/>
    <w:rsid w:val="009B3EBF"/>
    <w:rsid w:val="009B4617"/>
    <w:rsid w:val="009B4BA2"/>
    <w:rsid w:val="009B5E24"/>
    <w:rsid w:val="009B69E5"/>
    <w:rsid w:val="009C0508"/>
    <w:rsid w:val="009C0AF1"/>
    <w:rsid w:val="009C21FA"/>
    <w:rsid w:val="009C57C6"/>
    <w:rsid w:val="009C67E9"/>
    <w:rsid w:val="009D0DE7"/>
    <w:rsid w:val="009D25C1"/>
    <w:rsid w:val="009D3CD5"/>
    <w:rsid w:val="009D4794"/>
    <w:rsid w:val="009D520F"/>
    <w:rsid w:val="009E1C1A"/>
    <w:rsid w:val="009E1F01"/>
    <w:rsid w:val="009E297F"/>
    <w:rsid w:val="009E2B85"/>
    <w:rsid w:val="009E2CD3"/>
    <w:rsid w:val="009E50B6"/>
    <w:rsid w:val="009E6AC0"/>
    <w:rsid w:val="009E7386"/>
    <w:rsid w:val="009F2221"/>
    <w:rsid w:val="009F2C84"/>
    <w:rsid w:val="009F4B98"/>
    <w:rsid w:val="00A00D95"/>
    <w:rsid w:val="00A0110A"/>
    <w:rsid w:val="00A01836"/>
    <w:rsid w:val="00A0204B"/>
    <w:rsid w:val="00A035A0"/>
    <w:rsid w:val="00A05529"/>
    <w:rsid w:val="00A057A3"/>
    <w:rsid w:val="00A07E78"/>
    <w:rsid w:val="00A11254"/>
    <w:rsid w:val="00A115DB"/>
    <w:rsid w:val="00A12A0D"/>
    <w:rsid w:val="00A14430"/>
    <w:rsid w:val="00A146DA"/>
    <w:rsid w:val="00A148D4"/>
    <w:rsid w:val="00A164DF"/>
    <w:rsid w:val="00A16D46"/>
    <w:rsid w:val="00A1775C"/>
    <w:rsid w:val="00A17764"/>
    <w:rsid w:val="00A177C3"/>
    <w:rsid w:val="00A20F4C"/>
    <w:rsid w:val="00A23F12"/>
    <w:rsid w:val="00A254B8"/>
    <w:rsid w:val="00A27F5D"/>
    <w:rsid w:val="00A31342"/>
    <w:rsid w:val="00A32CA3"/>
    <w:rsid w:val="00A348F8"/>
    <w:rsid w:val="00A35058"/>
    <w:rsid w:val="00A36828"/>
    <w:rsid w:val="00A433C7"/>
    <w:rsid w:val="00A454A2"/>
    <w:rsid w:val="00A45FF6"/>
    <w:rsid w:val="00A47DE4"/>
    <w:rsid w:val="00A50ACE"/>
    <w:rsid w:val="00A51DEC"/>
    <w:rsid w:val="00A52DEA"/>
    <w:rsid w:val="00A542C6"/>
    <w:rsid w:val="00A549FE"/>
    <w:rsid w:val="00A559D1"/>
    <w:rsid w:val="00A57142"/>
    <w:rsid w:val="00A57432"/>
    <w:rsid w:val="00A57D4D"/>
    <w:rsid w:val="00A609EC"/>
    <w:rsid w:val="00A64217"/>
    <w:rsid w:val="00A64972"/>
    <w:rsid w:val="00A657AA"/>
    <w:rsid w:val="00A7011B"/>
    <w:rsid w:val="00A727BB"/>
    <w:rsid w:val="00A752FE"/>
    <w:rsid w:val="00A759F8"/>
    <w:rsid w:val="00A75E9F"/>
    <w:rsid w:val="00A75F6C"/>
    <w:rsid w:val="00A76DA1"/>
    <w:rsid w:val="00A77356"/>
    <w:rsid w:val="00A82651"/>
    <w:rsid w:val="00A82891"/>
    <w:rsid w:val="00A82DAE"/>
    <w:rsid w:val="00A8338D"/>
    <w:rsid w:val="00A83A93"/>
    <w:rsid w:val="00A83FA0"/>
    <w:rsid w:val="00A86C88"/>
    <w:rsid w:val="00A87155"/>
    <w:rsid w:val="00A904BA"/>
    <w:rsid w:val="00A90CCC"/>
    <w:rsid w:val="00A92188"/>
    <w:rsid w:val="00A922D2"/>
    <w:rsid w:val="00A92970"/>
    <w:rsid w:val="00A9346E"/>
    <w:rsid w:val="00A93868"/>
    <w:rsid w:val="00A94CA6"/>
    <w:rsid w:val="00A95A22"/>
    <w:rsid w:val="00A97A81"/>
    <w:rsid w:val="00AA387F"/>
    <w:rsid w:val="00AA3CB0"/>
    <w:rsid w:val="00AA4B69"/>
    <w:rsid w:val="00AA6447"/>
    <w:rsid w:val="00AA687C"/>
    <w:rsid w:val="00AB06AB"/>
    <w:rsid w:val="00AB1252"/>
    <w:rsid w:val="00AB36C4"/>
    <w:rsid w:val="00AB3742"/>
    <w:rsid w:val="00AB3A62"/>
    <w:rsid w:val="00AB3EE3"/>
    <w:rsid w:val="00AB402C"/>
    <w:rsid w:val="00AB4CB7"/>
    <w:rsid w:val="00AB4F36"/>
    <w:rsid w:val="00AB62CF"/>
    <w:rsid w:val="00AB78B7"/>
    <w:rsid w:val="00AC0D26"/>
    <w:rsid w:val="00AC1474"/>
    <w:rsid w:val="00AC27E4"/>
    <w:rsid w:val="00AC2898"/>
    <w:rsid w:val="00AC3728"/>
    <w:rsid w:val="00AC3A77"/>
    <w:rsid w:val="00AC440B"/>
    <w:rsid w:val="00AC4579"/>
    <w:rsid w:val="00AC7C3F"/>
    <w:rsid w:val="00AC7DD9"/>
    <w:rsid w:val="00AD0302"/>
    <w:rsid w:val="00AD2523"/>
    <w:rsid w:val="00AD3849"/>
    <w:rsid w:val="00AD3888"/>
    <w:rsid w:val="00AD47C6"/>
    <w:rsid w:val="00AD758D"/>
    <w:rsid w:val="00AE02F6"/>
    <w:rsid w:val="00AE1F44"/>
    <w:rsid w:val="00AE21C5"/>
    <w:rsid w:val="00AE2295"/>
    <w:rsid w:val="00AE323A"/>
    <w:rsid w:val="00AE4911"/>
    <w:rsid w:val="00AE6FC3"/>
    <w:rsid w:val="00AF476F"/>
    <w:rsid w:val="00AF4AE5"/>
    <w:rsid w:val="00AF4BD3"/>
    <w:rsid w:val="00AF643B"/>
    <w:rsid w:val="00AF6E3B"/>
    <w:rsid w:val="00B0020C"/>
    <w:rsid w:val="00B04F63"/>
    <w:rsid w:val="00B06EA3"/>
    <w:rsid w:val="00B07AE1"/>
    <w:rsid w:val="00B128D0"/>
    <w:rsid w:val="00B13596"/>
    <w:rsid w:val="00B14646"/>
    <w:rsid w:val="00B156BD"/>
    <w:rsid w:val="00B15AC8"/>
    <w:rsid w:val="00B17BFB"/>
    <w:rsid w:val="00B2037A"/>
    <w:rsid w:val="00B220BC"/>
    <w:rsid w:val="00B26864"/>
    <w:rsid w:val="00B34333"/>
    <w:rsid w:val="00B40910"/>
    <w:rsid w:val="00B41714"/>
    <w:rsid w:val="00B42523"/>
    <w:rsid w:val="00B436B0"/>
    <w:rsid w:val="00B4487E"/>
    <w:rsid w:val="00B47147"/>
    <w:rsid w:val="00B479AB"/>
    <w:rsid w:val="00B506FD"/>
    <w:rsid w:val="00B5141E"/>
    <w:rsid w:val="00B51CA5"/>
    <w:rsid w:val="00B5264F"/>
    <w:rsid w:val="00B526F5"/>
    <w:rsid w:val="00B54E40"/>
    <w:rsid w:val="00B578FE"/>
    <w:rsid w:val="00B60735"/>
    <w:rsid w:val="00B625BC"/>
    <w:rsid w:val="00B62EBB"/>
    <w:rsid w:val="00B62F71"/>
    <w:rsid w:val="00B64190"/>
    <w:rsid w:val="00B67930"/>
    <w:rsid w:val="00B712DC"/>
    <w:rsid w:val="00B713DC"/>
    <w:rsid w:val="00B744EF"/>
    <w:rsid w:val="00B74D7F"/>
    <w:rsid w:val="00B756AC"/>
    <w:rsid w:val="00B75E27"/>
    <w:rsid w:val="00B82014"/>
    <w:rsid w:val="00B83009"/>
    <w:rsid w:val="00B83DEB"/>
    <w:rsid w:val="00B84683"/>
    <w:rsid w:val="00B906BC"/>
    <w:rsid w:val="00B95ADF"/>
    <w:rsid w:val="00B96AF4"/>
    <w:rsid w:val="00B976E8"/>
    <w:rsid w:val="00B97C2C"/>
    <w:rsid w:val="00BA2A0D"/>
    <w:rsid w:val="00BA3737"/>
    <w:rsid w:val="00BB3A2C"/>
    <w:rsid w:val="00BB3FF9"/>
    <w:rsid w:val="00BB582D"/>
    <w:rsid w:val="00BB7D83"/>
    <w:rsid w:val="00BC0DC3"/>
    <w:rsid w:val="00BC1E2E"/>
    <w:rsid w:val="00BC3227"/>
    <w:rsid w:val="00BC3FB7"/>
    <w:rsid w:val="00BC767F"/>
    <w:rsid w:val="00BD09EE"/>
    <w:rsid w:val="00BD42E9"/>
    <w:rsid w:val="00BD5319"/>
    <w:rsid w:val="00BD55FB"/>
    <w:rsid w:val="00BD5AC8"/>
    <w:rsid w:val="00BD5E3D"/>
    <w:rsid w:val="00BD5E68"/>
    <w:rsid w:val="00BD6589"/>
    <w:rsid w:val="00BD6DBE"/>
    <w:rsid w:val="00BD73D6"/>
    <w:rsid w:val="00BD7955"/>
    <w:rsid w:val="00BE0B69"/>
    <w:rsid w:val="00BE0FBB"/>
    <w:rsid w:val="00BE5661"/>
    <w:rsid w:val="00BE5CBB"/>
    <w:rsid w:val="00BE5DBA"/>
    <w:rsid w:val="00BE7825"/>
    <w:rsid w:val="00BE7829"/>
    <w:rsid w:val="00BE7F1B"/>
    <w:rsid w:val="00BF063C"/>
    <w:rsid w:val="00BF0F18"/>
    <w:rsid w:val="00BF3C81"/>
    <w:rsid w:val="00BF41BA"/>
    <w:rsid w:val="00BF59A1"/>
    <w:rsid w:val="00BF785B"/>
    <w:rsid w:val="00C01E4C"/>
    <w:rsid w:val="00C05AB1"/>
    <w:rsid w:val="00C068C2"/>
    <w:rsid w:val="00C06C86"/>
    <w:rsid w:val="00C079B5"/>
    <w:rsid w:val="00C102D7"/>
    <w:rsid w:val="00C11DEA"/>
    <w:rsid w:val="00C137E7"/>
    <w:rsid w:val="00C14649"/>
    <w:rsid w:val="00C15261"/>
    <w:rsid w:val="00C154C9"/>
    <w:rsid w:val="00C16AC2"/>
    <w:rsid w:val="00C17485"/>
    <w:rsid w:val="00C178D6"/>
    <w:rsid w:val="00C25989"/>
    <w:rsid w:val="00C31F73"/>
    <w:rsid w:val="00C32923"/>
    <w:rsid w:val="00C36202"/>
    <w:rsid w:val="00C363B2"/>
    <w:rsid w:val="00C37E53"/>
    <w:rsid w:val="00C42AF5"/>
    <w:rsid w:val="00C43D9E"/>
    <w:rsid w:val="00C444F9"/>
    <w:rsid w:val="00C45764"/>
    <w:rsid w:val="00C45BFD"/>
    <w:rsid w:val="00C45E51"/>
    <w:rsid w:val="00C50089"/>
    <w:rsid w:val="00C51636"/>
    <w:rsid w:val="00C51E88"/>
    <w:rsid w:val="00C53339"/>
    <w:rsid w:val="00C557AC"/>
    <w:rsid w:val="00C562B7"/>
    <w:rsid w:val="00C56A8B"/>
    <w:rsid w:val="00C6245E"/>
    <w:rsid w:val="00C638F4"/>
    <w:rsid w:val="00C76078"/>
    <w:rsid w:val="00C80686"/>
    <w:rsid w:val="00C80A07"/>
    <w:rsid w:val="00C80C81"/>
    <w:rsid w:val="00C818CB"/>
    <w:rsid w:val="00C82108"/>
    <w:rsid w:val="00C82354"/>
    <w:rsid w:val="00C85059"/>
    <w:rsid w:val="00C8680D"/>
    <w:rsid w:val="00C872BF"/>
    <w:rsid w:val="00C908EA"/>
    <w:rsid w:val="00C919E9"/>
    <w:rsid w:val="00C92345"/>
    <w:rsid w:val="00C929F5"/>
    <w:rsid w:val="00C947A8"/>
    <w:rsid w:val="00C94CCF"/>
    <w:rsid w:val="00C95057"/>
    <w:rsid w:val="00C951DB"/>
    <w:rsid w:val="00C97A7B"/>
    <w:rsid w:val="00CA1108"/>
    <w:rsid w:val="00CA24C1"/>
    <w:rsid w:val="00CA47C3"/>
    <w:rsid w:val="00CA5D64"/>
    <w:rsid w:val="00CA621F"/>
    <w:rsid w:val="00CA76DD"/>
    <w:rsid w:val="00CB0FCE"/>
    <w:rsid w:val="00CB5685"/>
    <w:rsid w:val="00CC413B"/>
    <w:rsid w:val="00CC4883"/>
    <w:rsid w:val="00CC69D4"/>
    <w:rsid w:val="00CC6ECD"/>
    <w:rsid w:val="00CD0865"/>
    <w:rsid w:val="00CD3CFB"/>
    <w:rsid w:val="00CD5617"/>
    <w:rsid w:val="00CD74D4"/>
    <w:rsid w:val="00CE146D"/>
    <w:rsid w:val="00CE1FC5"/>
    <w:rsid w:val="00CE3F4B"/>
    <w:rsid w:val="00CE480B"/>
    <w:rsid w:val="00CE5221"/>
    <w:rsid w:val="00CE6CFB"/>
    <w:rsid w:val="00CE7B01"/>
    <w:rsid w:val="00CF4C25"/>
    <w:rsid w:val="00CF4D98"/>
    <w:rsid w:val="00CF6644"/>
    <w:rsid w:val="00CF76F3"/>
    <w:rsid w:val="00D00019"/>
    <w:rsid w:val="00D0475E"/>
    <w:rsid w:val="00D11ECF"/>
    <w:rsid w:val="00D163F0"/>
    <w:rsid w:val="00D1705B"/>
    <w:rsid w:val="00D23CF3"/>
    <w:rsid w:val="00D245D1"/>
    <w:rsid w:val="00D261B7"/>
    <w:rsid w:val="00D30A0F"/>
    <w:rsid w:val="00D33321"/>
    <w:rsid w:val="00D3544B"/>
    <w:rsid w:val="00D35CE4"/>
    <w:rsid w:val="00D40AD2"/>
    <w:rsid w:val="00D4221E"/>
    <w:rsid w:val="00D44091"/>
    <w:rsid w:val="00D44AD1"/>
    <w:rsid w:val="00D45390"/>
    <w:rsid w:val="00D50093"/>
    <w:rsid w:val="00D50ACE"/>
    <w:rsid w:val="00D50E4E"/>
    <w:rsid w:val="00D51C93"/>
    <w:rsid w:val="00D547A6"/>
    <w:rsid w:val="00D558F8"/>
    <w:rsid w:val="00D55BE8"/>
    <w:rsid w:val="00D604FB"/>
    <w:rsid w:val="00D622DF"/>
    <w:rsid w:val="00D62E04"/>
    <w:rsid w:val="00D67826"/>
    <w:rsid w:val="00D67E70"/>
    <w:rsid w:val="00D67FE2"/>
    <w:rsid w:val="00D70660"/>
    <w:rsid w:val="00D720A4"/>
    <w:rsid w:val="00D720B4"/>
    <w:rsid w:val="00D736EC"/>
    <w:rsid w:val="00D73A50"/>
    <w:rsid w:val="00D73AF6"/>
    <w:rsid w:val="00D753CA"/>
    <w:rsid w:val="00D76BB9"/>
    <w:rsid w:val="00D76E1F"/>
    <w:rsid w:val="00D774AF"/>
    <w:rsid w:val="00D84DCF"/>
    <w:rsid w:val="00D85FCC"/>
    <w:rsid w:val="00D90118"/>
    <w:rsid w:val="00D902C6"/>
    <w:rsid w:val="00D91595"/>
    <w:rsid w:val="00D91BF9"/>
    <w:rsid w:val="00D92532"/>
    <w:rsid w:val="00D92C30"/>
    <w:rsid w:val="00D93520"/>
    <w:rsid w:val="00D97183"/>
    <w:rsid w:val="00D9732C"/>
    <w:rsid w:val="00D973B3"/>
    <w:rsid w:val="00D97A82"/>
    <w:rsid w:val="00DA2079"/>
    <w:rsid w:val="00DA321F"/>
    <w:rsid w:val="00DA56DA"/>
    <w:rsid w:val="00DA6D51"/>
    <w:rsid w:val="00DA70BF"/>
    <w:rsid w:val="00DB0392"/>
    <w:rsid w:val="00DB1362"/>
    <w:rsid w:val="00DB1785"/>
    <w:rsid w:val="00DB1E41"/>
    <w:rsid w:val="00DB204A"/>
    <w:rsid w:val="00DB36BA"/>
    <w:rsid w:val="00DB4A58"/>
    <w:rsid w:val="00DB7868"/>
    <w:rsid w:val="00DB7F9D"/>
    <w:rsid w:val="00DC3207"/>
    <w:rsid w:val="00DC444A"/>
    <w:rsid w:val="00DC61F3"/>
    <w:rsid w:val="00DC7D4A"/>
    <w:rsid w:val="00DD0DAF"/>
    <w:rsid w:val="00DD1247"/>
    <w:rsid w:val="00DD19E2"/>
    <w:rsid w:val="00DD3B08"/>
    <w:rsid w:val="00DD491E"/>
    <w:rsid w:val="00DD5EC4"/>
    <w:rsid w:val="00DD663D"/>
    <w:rsid w:val="00DD72B1"/>
    <w:rsid w:val="00DE2388"/>
    <w:rsid w:val="00DE45FB"/>
    <w:rsid w:val="00DE7C9D"/>
    <w:rsid w:val="00DF16CA"/>
    <w:rsid w:val="00DF179F"/>
    <w:rsid w:val="00DF211B"/>
    <w:rsid w:val="00DF261F"/>
    <w:rsid w:val="00DF350F"/>
    <w:rsid w:val="00DF36F7"/>
    <w:rsid w:val="00DF413F"/>
    <w:rsid w:val="00DF4E00"/>
    <w:rsid w:val="00DF4FC4"/>
    <w:rsid w:val="00DF5C6D"/>
    <w:rsid w:val="00DF6C2F"/>
    <w:rsid w:val="00DF78EA"/>
    <w:rsid w:val="00E021B4"/>
    <w:rsid w:val="00E0282D"/>
    <w:rsid w:val="00E03316"/>
    <w:rsid w:val="00E03E26"/>
    <w:rsid w:val="00E04FD6"/>
    <w:rsid w:val="00E056C6"/>
    <w:rsid w:val="00E10ACA"/>
    <w:rsid w:val="00E1151C"/>
    <w:rsid w:val="00E12CC7"/>
    <w:rsid w:val="00E15F0A"/>
    <w:rsid w:val="00E1779A"/>
    <w:rsid w:val="00E205C3"/>
    <w:rsid w:val="00E20A3B"/>
    <w:rsid w:val="00E20EA3"/>
    <w:rsid w:val="00E24157"/>
    <w:rsid w:val="00E2540B"/>
    <w:rsid w:val="00E25A6F"/>
    <w:rsid w:val="00E25E13"/>
    <w:rsid w:val="00E274C4"/>
    <w:rsid w:val="00E31C15"/>
    <w:rsid w:val="00E32AF9"/>
    <w:rsid w:val="00E33679"/>
    <w:rsid w:val="00E33A6F"/>
    <w:rsid w:val="00E343B8"/>
    <w:rsid w:val="00E36122"/>
    <w:rsid w:val="00E3790C"/>
    <w:rsid w:val="00E40601"/>
    <w:rsid w:val="00E40915"/>
    <w:rsid w:val="00E4286C"/>
    <w:rsid w:val="00E43C97"/>
    <w:rsid w:val="00E44897"/>
    <w:rsid w:val="00E45088"/>
    <w:rsid w:val="00E45C43"/>
    <w:rsid w:val="00E47A93"/>
    <w:rsid w:val="00E51879"/>
    <w:rsid w:val="00E535FE"/>
    <w:rsid w:val="00E545DF"/>
    <w:rsid w:val="00E54A8C"/>
    <w:rsid w:val="00E54D85"/>
    <w:rsid w:val="00E5562F"/>
    <w:rsid w:val="00E5589A"/>
    <w:rsid w:val="00E579AF"/>
    <w:rsid w:val="00E60F47"/>
    <w:rsid w:val="00E620E3"/>
    <w:rsid w:val="00E641AA"/>
    <w:rsid w:val="00E642D9"/>
    <w:rsid w:val="00E64601"/>
    <w:rsid w:val="00E72399"/>
    <w:rsid w:val="00E736BA"/>
    <w:rsid w:val="00E7475B"/>
    <w:rsid w:val="00E80F9B"/>
    <w:rsid w:val="00E81758"/>
    <w:rsid w:val="00E838A3"/>
    <w:rsid w:val="00E84171"/>
    <w:rsid w:val="00E910A4"/>
    <w:rsid w:val="00E92E8A"/>
    <w:rsid w:val="00E95357"/>
    <w:rsid w:val="00E95503"/>
    <w:rsid w:val="00E95846"/>
    <w:rsid w:val="00E95FFA"/>
    <w:rsid w:val="00E970FD"/>
    <w:rsid w:val="00EA1770"/>
    <w:rsid w:val="00EA410F"/>
    <w:rsid w:val="00EA41AE"/>
    <w:rsid w:val="00EA4836"/>
    <w:rsid w:val="00EB34C3"/>
    <w:rsid w:val="00EB4B52"/>
    <w:rsid w:val="00EB55BA"/>
    <w:rsid w:val="00EC1ADD"/>
    <w:rsid w:val="00EC1D50"/>
    <w:rsid w:val="00EC4206"/>
    <w:rsid w:val="00ED087B"/>
    <w:rsid w:val="00ED140A"/>
    <w:rsid w:val="00ED1A47"/>
    <w:rsid w:val="00ED2DAF"/>
    <w:rsid w:val="00ED7E38"/>
    <w:rsid w:val="00EE0386"/>
    <w:rsid w:val="00EE26F0"/>
    <w:rsid w:val="00EE3521"/>
    <w:rsid w:val="00EE39E1"/>
    <w:rsid w:val="00EE5A0E"/>
    <w:rsid w:val="00EE649C"/>
    <w:rsid w:val="00EE74C2"/>
    <w:rsid w:val="00EF024B"/>
    <w:rsid w:val="00EF0670"/>
    <w:rsid w:val="00F001AF"/>
    <w:rsid w:val="00F00A3C"/>
    <w:rsid w:val="00F03058"/>
    <w:rsid w:val="00F05072"/>
    <w:rsid w:val="00F0538B"/>
    <w:rsid w:val="00F05D94"/>
    <w:rsid w:val="00F12AE4"/>
    <w:rsid w:val="00F13206"/>
    <w:rsid w:val="00F1411E"/>
    <w:rsid w:val="00F143E6"/>
    <w:rsid w:val="00F1549C"/>
    <w:rsid w:val="00F16BDB"/>
    <w:rsid w:val="00F21E11"/>
    <w:rsid w:val="00F2527A"/>
    <w:rsid w:val="00F2560D"/>
    <w:rsid w:val="00F2586D"/>
    <w:rsid w:val="00F258DC"/>
    <w:rsid w:val="00F27262"/>
    <w:rsid w:val="00F32418"/>
    <w:rsid w:val="00F33817"/>
    <w:rsid w:val="00F34C4F"/>
    <w:rsid w:val="00F35C37"/>
    <w:rsid w:val="00F36725"/>
    <w:rsid w:val="00F36C0C"/>
    <w:rsid w:val="00F40CDB"/>
    <w:rsid w:val="00F42B2F"/>
    <w:rsid w:val="00F42CBC"/>
    <w:rsid w:val="00F44AED"/>
    <w:rsid w:val="00F45174"/>
    <w:rsid w:val="00F53B90"/>
    <w:rsid w:val="00F5404E"/>
    <w:rsid w:val="00F548AC"/>
    <w:rsid w:val="00F577D1"/>
    <w:rsid w:val="00F61CA7"/>
    <w:rsid w:val="00F63B6E"/>
    <w:rsid w:val="00F65BF2"/>
    <w:rsid w:val="00F66D07"/>
    <w:rsid w:val="00F66DB8"/>
    <w:rsid w:val="00F67023"/>
    <w:rsid w:val="00F67E3F"/>
    <w:rsid w:val="00F7048F"/>
    <w:rsid w:val="00F70FBB"/>
    <w:rsid w:val="00F72110"/>
    <w:rsid w:val="00F735B8"/>
    <w:rsid w:val="00F7409D"/>
    <w:rsid w:val="00F74496"/>
    <w:rsid w:val="00F744AB"/>
    <w:rsid w:val="00F7697C"/>
    <w:rsid w:val="00F77A0E"/>
    <w:rsid w:val="00F80DD1"/>
    <w:rsid w:val="00F8147D"/>
    <w:rsid w:val="00F8148A"/>
    <w:rsid w:val="00F83B2C"/>
    <w:rsid w:val="00F848E8"/>
    <w:rsid w:val="00F855C1"/>
    <w:rsid w:val="00F86906"/>
    <w:rsid w:val="00F878CA"/>
    <w:rsid w:val="00F90187"/>
    <w:rsid w:val="00F906D2"/>
    <w:rsid w:val="00F90FDF"/>
    <w:rsid w:val="00F92724"/>
    <w:rsid w:val="00F93B65"/>
    <w:rsid w:val="00F93DBB"/>
    <w:rsid w:val="00F94D6C"/>
    <w:rsid w:val="00F94F81"/>
    <w:rsid w:val="00F95F5C"/>
    <w:rsid w:val="00F9639D"/>
    <w:rsid w:val="00FA024D"/>
    <w:rsid w:val="00FA1518"/>
    <w:rsid w:val="00FA2AC4"/>
    <w:rsid w:val="00FA471D"/>
    <w:rsid w:val="00FA4FD7"/>
    <w:rsid w:val="00FB05FE"/>
    <w:rsid w:val="00FB12BE"/>
    <w:rsid w:val="00FB2635"/>
    <w:rsid w:val="00FB333D"/>
    <w:rsid w:val="00FB457A"/>
    <w:rsid w:val="00FB511C"/>
    <w:rsid w:val="00FC0407"/>
    <w:rsid w:val="00FC234B"/>
    <w:rsid w:val="00FC38F9"/>
    <w:rsid w:val="00FC443F"/>
    <w:rsid w:val="00FC497E"/>
    <w:rsid w:val="00FC69F4"/>
    <w:rsid w:val="00FC6F7E"/>
    <w:rsid w:val="00FC72F9"/>
    <w:rsid w:val="00FD194D"/>
    <w:rsid w:val="00FD6521"/>
    <w:rsid w:val="00FD69AC"/>
    <w:rsid w:val="00FE1C33"/>
    <w:rsid w:val="00FE228D"/>
    <w:rsid w:val="00FE4C86"/>
    <w:rsid w:val="00FE5ABB"/>
    <w:rsid w:val="00FE7ECA"/>
    <w:rsid w:val="00FF02B6"/>
    <w:rsid w:val="00FF0FF9"/>
    <w:rsid w:val="00FF69DB"/>
    <w:rsid w:val="00FF74F9"/>
    <w:rsid w:val="019F9010"/>
    <w:rsid w:val="0218E829"/>
    <w:rsid w:val="02AB5033"/>
    <w:rsid w:val="03810E87"/>
    <w:rsid w:val="046F1F72"/>
    <w:rsid w:val="0470D145"/>
    <w:rsid w:val="048B0DAE"/>
    <w:rsid w:val="0564569E"/>
    <w:rsid w:val="06BF5862"/>
    <w:rsid w:val="0701C482"/>
    <w:rsid w:val="07A6EBF3"/>
    <w:rsid w:val="09D8BB76"/>
    <w:rsid w:val="0C6C9C5F"/>
    <w:rsid w:val="0FD40DEC"/>
    <w:rsid w:val="102EF64D"/>
    <w:rsid w:val="11DAD22F"/>
    <w:rsid w:val="12A33625"/>
    <w:rsid w:val="12D2F7DF"/>
    <w:rsid w:val="13298263"/>
    <w:rsid w:val="13E8F174"/>
    <w:rsid w:val="1406F91F"/>
    <w:rsid w:val="14581978"/>
    <w:rsid w:val="152FD48E"/>
    <w:rsid w:val="16D0A908"/>
    <w:rsid w:val="17531A08"/>
    <w:rsid w:val="19216317"/>
    <w:rsid w:val="195FABA1"/>
    <w:rsid w:val="19BF3D24"/>
    <w:rsid w:val="1AB7EF5D"/>
    <w:rsid w:val="2018323D"/>
    <w:rsid w:val="20531D09"/>
    <w:rsid w:val="21CA6FEF"/>
    <w:rsid w:val="21CF1676"/>
    <w:rsid w:val="24130655"/>
    <w:rsid w:val="2A4C6A66"/>
    <w:rsid w:val="2B9C51F6"/>
    <w:rsid w:val="2C928245"/>
    <w:rsid w:val="2D2B2AF5"/>
    <w:rsid w:val="2D3A7F15"/>
    <w:rsid w:val="2D62F742"/>
    <w:rsid w:val="2DBCDA71"/>
    <w:rsid w:val="2FD7312A"/>
    <w:rsid w:val="30EB8009"/>
    <w:rsid w:val="3305868C"/>
    <w:rsid w:val="3336F8A5"/>
    <w:rsid w:val="334751D0"/>
    <w:rsid w:val="342AA2DE"/>
    <w:rsid w:val="34AC24FB"/>
    <w:rsid w:val="368AD954"/>
    <w:rsid w:val="36B81EC8"/>
    <w:rsid w:val="391F8AC3"/>
    <w:rsid w:val="3BCE18F2"/>
    <w:rsid w:val="3FF3175E"/>
    <w:rsid w:val="4005E9B0"/>
    <w:rsid w:val="4062074C"/>
    <w:rsid w:val="4107B288"/>
    <w:rsid w:val="424FE0D7"/>
    <w:rsid w:val="42558ACD"/>
    <w:rsid w:val="43C44918"/>
    <w:rsid w:val="43F570D2"/>
    <w:rsid w:val="4667E678"/>
    <w:rsid w:val="476C558A"/>
    <w:rsid w:val="488155A3"/>
    <w:rsid w:val="4B988CAD"/>
    <w:rsid w:val="4BFC82F4"/>
    <w:rsid w:val="4C40FFF8"/>
    <w:rsid w:val="4C7078CE"/>
    <w:rsid w:val="4CFC509D"/>
    <w:rsid w:val="4DD0FAED"/>
    <w:rsid w:val="4E45CDC2"/>
    <w:rsid w:val="4F5E63BA"/>
    <w:rsid w:val="505021C0"/>
    <w:rsid w:val="50E0B231"/>
    <w:rsid w:val="52647DB3"/>
    <w:rsid w:val="5292C8B2"/>
    <w:rsid w:val="53294D5D"/>
    <w:rsid w:val="53EE9860"/>
    <w:rsid w:val="550FB326"/>
    <w:rsid w:val="55B7423A"/>
    <w:rsid w:val="5757AF4C"/>
    <w:rsid w:val="5795180B"/>
    <w:rsid w:val="58831E34"/>
    <w:rsid w:val="58BF90F7"/>
    <w:rsid w:val="5C42476C"/>
    <w:rsid w:val="5EA9B410"/>
    <w:rsid w:val="5FE44F6E"/>
    <w:rsid w:val="6048897B"/>
    <w:rsid w:val="60802E35"/>
    <w:rsid w:val="60E59047"/>
    <w:rsid w:val="611941AB"/>
    <w:rsid w:val="61312145"/>
    <w:rsid w:val="61315AD1"/>
    <w:rsid w:val="62E87C21"/>
    <w:rsid w:val="674D27A2"/>
    <w:rsid w:val="68A1E1BD"/>
    <w:rsid w:val="6A481CBD"/>
    <w:rsid w:val="6D9F2F6B"/>
    <w:rsid w:val="700A6C17"/>
    <w:rsid w:val="705D092C"/>
    <w:rsid w:val="70F95111"/>
    <w:rsid w:val="741DD21E"/>
    <w:rsid w:val="75AD6176"/>
    <w:rsid w:val="771C6061"/>
    <w:rsid w:val="772998EA"/>
    <w:rsid w:val="775931FD"/>
    <w:rsid w:val="7881C27F"/>
    <w:rsid w:val="7AD68A87"/>
    <w:rsid w:val="7D3B6C61"/>
    <w:rsid w:val="7DAD2663"/>
    <w:rsid w:val="7EE60B70"/>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7396DFF4-DF7A-432D-BAEE-F4BD54C5A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607"/>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customStyle="1" w:styleId="normaltextrun">
    <w:name w:val="normaltextrun"/>
    <w:basedOn w:val="DefaultParagraphFont"/>
    <w:rsid w:val="00C154C9"/>
  </w:style>
  <w:style w:type="character" w:customStyle="1" w:styleId="eop">
    <w:name w:val="eop"/>
    <w:basedOn w:val="DefaultParagraphFont"/>
    <w:rsid w:val="00C154C9"/>
  </w:style>
  <w:style w:type="character" w:styleId="Hyperlink">
    <w:name w:val="Hyperlink"/>
    <w:uiPriority w:val="99"/>
    <w:rsid w:val="00FC72F9"/>
    <w:rPr>
      <w:color w:val="0000FF"/>
      <w:u w:val="single"/>
    </w:rPr>
  </w:style>
  <w:style w:type="character" w:styleId="UnresolvedMention">
    <w:name w:val="Unresolved Mention"/>
    <w:basedOn w:val="DefaultParagraphFont"/>
    <w:uiPriority w:val="99"/>
    <w:semiHidden/>
    <w:unhideWhenUsed/>
    <w:rsid w:val="00FC72F9"/>
    <w:rPr>
      <w:color w:val="605E5C"/>
      <w:shd w:val="clear" w:color="auto" w:fill="E1DFDD"/>
    </w:rPr>
  </w:style>
  <w:style w:type="paragraph" w:styleId="CommentText">
    <w:name w:val="annotation text"/>
    <w:basedOn w:val="Normal"/>
    <w:link w:val="CommentTextChar"/>
    <w:uiPriority w:val="99"/>
    <w:semiHidden/>
    <w:unhideWhenUsed/>
    <w:rsid w:val="006244CC"/>
  </w:style>
  <w:style w:type="character" w:customStyle="1" w:styleId="CommentTextChar">
    <w:name w:val="Comment Text Char"/>
    <w:basedOn w:val="DefaultParagraphFont"/>
    <w:link w:val="CommentText"/>
    <w:uiPriority w:val="99"/>
    <w:semiHidden/>
    <w:rsid w:val="006244CC"/>
    <w:rPr>
      <w:lang w:val="id-ID"/>
    </w:rPr>
  </w:style>
  <w:style w:type="paragraph" w:styleId="CommentSubject">
    <w:name w:val="annotation subject"/>
    <w:basedOn w:val="CommentText"/>
    <w:next w:val="CommentText"/>
    <w:link w:val="CommentSubjectChar"/>
    <w:uiPriority w:val="99"/>
    <w:semiHidden/>
    <w:rsid w:val="006244CC"/>
    <w:rPr>
      <w:b/>
      <w:bCs/>
    </w:rPr>
  </w:style>
  <w:style w:type="character" w:customStyle="1" w:styleId="CommentSubjectChar">
    <w:name w:val="Comment Subject Char"/>
    <w:basedOn w:val="CommentTextChar"/>
    <w:link w:val="CommentSubject"/>
    <w:uiPriority w:val="99"/>
    <w:semiHidden/>
    <w:rsid w:val="006244CC"/>
    <w:rPr>
      <w:b/>
      <w:bCs/>
      <w:lang w:val="id-ID"/>
    </w:rPr>
  </w:style>
  <w:style w:type="table" w:customStyle="1" w:styleId="53">
    <w:name w:val="53"/>
    <w:basedOn w:val="TableNormal"/>
    <w:rsid w:val="00D1705B"/>
    <w:rPr>
      <w:lang w:val="id-ID" w:eastAsia="en-ID"/>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2464">
      <w:bodyDiv w:val="1"/>
      <w:marLeft w:val="0"/>
      <w:marRight w:val="0"/>
      <w:marTop w:val="0"/>
      <w:marBottom w:val="0"/>
      <w:divBdr>
        <w:top w:val="none" w:sz="0" w:space="0" w:color="auto"/>
        <w:left w:val="none" w:sz="0" w:space="0" w:color="auto"/>
        <w:bottom w:val="none" w:sz="0" w:space="0" w:color="auto"/>
        <w:right w:val="none" w:sz="0" w:space="0" w:color="auto"/>
      </w:divBdr>
      <w:divsChild>
        <w:div w:id="1762221738">
          <w:marLeft w:val="0"/>
          <w:marRight w:val="0"/>
          <w:marTop w:val="0"/>
          <w:marBottom w:val="0"/>
          <w:divBdr>
            <w:top w:val="none" w:sz="0" w:space="0" w:color="auto"/>
            <w:left w:val="none" w:sz="0" w:space="0" w:color="auto"/>
            <w:bottom w:val="none" w:sz="0" w:space="0" w:color="auto"/>
            <w:right w:val="none" w:sz="0" w:space="0" w:color="auto"/>
          </w:divBdr>
        </w:div>
        <w:div w:id="1990399081">
          <w:marLeft w:val="0"/>
          <w:marRight w:val="0"/>
          <w:marTop w:val="0"/>
          <w:marBottom w:val="0"/>
          <w:divBdr>
            <w:top w:val="none" w:sz="0" w:space="0" w:color="auto"/>
            <w:left w:val="none" w:sz="0" w:space="0" w:color="auto"/>
            <w:bottom w:val="none" w:sz="0" w:space="0" w:color="auto"/>
            <w:right w:val="none" w:sz="0" w:space="0" w:color="auto"/>
          </w:divBdr>
          <w:divsChild>
            <w:div w:id="269120243">
              <w:marLeft w:val="-75"/>
              <w:marRight w:val="0"/>
              <w:marTop w:val="30"/>
              <w:marBottom w:val="30"/>
              <w:divBdr>
                <w:top w:val="none" w:sz="0" w:space="0" w:color="auto"/>
                <w:left w:val="none" w:sz="0" w:space="0" w:color="auto"/>
                <w:bottom w:val="none" w:sz="0" w:space="0" w:color="auto"/>
                <w:right w:val="none" w:sz="0" w:space="0" w:color="auto"/>
              </w:divBdr>
              <w:divsChild>
                <w:div w:id="49116744">
                  <w:marLeft w:val="0"/>
                  <w:marRight w:val="0"/>
                  <w:marTop w:val="0"/>
                  <w:marBottom w:val="0"/>
                  <w:divBdr>
                    <w:top w:val="none" w:sz="0" w:space="0" w:color="auto"/>
                    <w:left w:val="none" w:sz="0" w:space="0" w:color="auto"/>
                    <w:bottom w:val="none" w:sz="0" w:space="0" w:color="auto"/>
                    <w:right w:val="none" w:sz="0" w:space="0" w:color="auto"/>
                  </w:divBdr>
                  <w:divsChild>
                    <w:div w:id="1920677518">
                      <w:marLeft w:val="0"/>
                      <w:marRight w:val="0"/>
                      <w:marTop w:val="0"/>
                      <w:marBottom w:val="0"/>
                      <w:divBdr>
                        <w:top w:val="none" w:sz="0" w:space="0" w:color="auto"/>
                        <w:left w:val="none" w:sz="0" w:space="0" w:color="auto"/>
                        <w:bottom w:val="none" w:sz="0" w:space="0" w:color="auto"/>
                        <w:right w:val="none" w:sz="0" w:space="0" w:color="auto"/>
                      </w:divBdr>
                    </w:div>
                  </w:divsChild>
                </w:div>
                <w:div w:id="79453516">
                  <w:marLeft w:val="0"/>
                  <w:marRight w:val="0"/>
                  <w:marTop w:val="0"/>
                  <w:marBottom w:val="0"/>
                  <w:divBdr>
                    <w:top w:val="none" w:sz="0" w:space="0" w:color="auto"/>
                    <w:left w:val="none" w:sz="0" w:space="0" w:color="auto"/>
                    <w:bottom w:val="none" w:sz="0" w:space="0" w:color="auto"/>
                    <w:right w:val="none" w:sz="0" w:space="0" w:color="auto"/>
                  </w:divBdr>
                  <w:divsChild>
                    <w:div w:id="1075975066">
                      <w:marLeft w:val="0"/>
                      <w:marRight w:val="0"/>
                      <w:marTop w:val="0"/>
                      <w:marBottom w:val="0"/>
                      <w:divBdr>
                        <w:top w:val="none" w:sz="0" w:space="0" w:color="auto"/>
                        <w:left w:val="none" w:sz="0" w:space="0" w:color="auto"/>
                        <w:bottom w:val="none" w:sz="0" w:space="0" w:color="auto"/>
                        <w:right w:val="none" w:sz="0" w:space="0" w:color="auto"/>
                      </w:divBdr>
                    </w:div>
                  </w:divsChild>
                </w:div>
                <w:div w:id="96369225">
                  <w:marLeft w:val="0"/>
                  <w:marRight w:val="0"/>
                  <w:marTop w:val="0"/>
                  <w:marBottom w:val="0"/>
                  <w:divBdr>
                    <w:top w:val="none" w:sz="0" w:space="0" w:color="auto"/>
                    <w:left w:val="none" w:sz="0" w:space="0" w:color="auto"/>
                    <w:bottom w:val="none" w:sz="0" w:space="0" w:color="auto"/>
                    <w:right w:val="none" w:sz="0" w:space="0" w:color="auto"/>
                  </w:divBdr>
                  <w:divsChild>
                    <w:div w:id="1008560309">
                      <w:marLeft w:val="0"/>
                      <w:marRight w:val="0"/>
                      <w:marTop w:val="0"/>
                      <w:marBottom w:val="0"/>
                      <w:divBdr>
                        <w:top w:val="none" w:sz="0" w:space="0" w:color="auto"/>
                        <w:left w:val="none" w:sz="0" w:space="0" w:color="auto"/>
                        <w:bottom w:val="none" w:sz="0" w:space="0" w:color="auto"/>
                        <w:right w:val="none" w:sz="0" w:space="0" w:color="auto"/>
                      </w:divBdr>
                    </w:div>
                  </w:divsChild>
                </w:div>
                <w:div w:id="116527820">
                  <w:marLeft w:val="0"/>
                  <w:marRight w:val="0"/>
                  <w:marTop w:val="0"/>
                  <w:marBottom w:val="0"/>
                  <w:divBdr>
                    <w:top w:val="none" w:sz="0" w:space="0" w:color="auto"/>
                    <w:left w:val="none" w:sz="0" w:space="0" w:color="auto"/>
                    <w:bottom w:val="none" w:sz="0" w:space="0" w:color="auto"/>
                    <w:right w:val="none" w:sz="0" w:space="0" w:color="auto"/>
                  </w:divBdr>
                  <w:divsChild>
                    <w:div w:id="1833375322">
                      <w:marLeft w:val="0"/>
                      <w:marRight w:val="0"/>
                      <w:marTop w:val="0"/>
                      <w:marBottom w:val="0"/>
                      <w:divBdr>
                        <w:top w:val="none" w:sz="0" w:space="0" w:color="auto"/>
                        <w:left w:val="none" w:sz="0" w:space="0" w:color="auto"/>
                        <w:bottom w:val="none" w:sz="0" w:space="0" w:color="auto"/>
                        <w:right w:val="none" w:sz="0" w:space="0" w:color="auto"/>
                      </w:divBdr>
                    </w:div>
                  </w:divsChild>
                </w:div>
                <w:div w:id="293484387">
                  <w:marLeft w:val="0"/>
                  <w:marRight w:val="0"/>
                  <w:marTop w:val="0"/>
                  <w:marBottom w:val="0"/>
                  <w:divBdr>
                    <w:top w:val="none" w:sz="0" w:space="0" w:color="auto"/>
                    <w:left w:val="none" w:sz="0" w:space="0" w:color="auto"/>
                    <w:bottom w:val="none" w:sz="0" w:space="0" w:color="auto"/>
                    <w:right w:val="none" w:sz="0" w:space="0" w:color="auto"/>
                  </w:divBdr>
                  <w:divsChild>
                    <w:div w:id="847987677">
                      <w:marLeft w:val="0"/>
                      <w:marRight w:val="0"/>
                      <w:marTop w:val="0"/>
                      <w:marBottom w:val="0"/>
                      <w:divBdr>
                        <w:top w:val="none" w:sz="0" w:space="0" w:color="auto"/>
                        <w:left w:val="none" w:sz="0" w:space="0" w:color="auto"/>
                        <w:bottom w:val="none" w:sz="0" w:space="0" w:color="auto"/>
                        <w:right w:val="none" w:sz="0" w:space="0" w:color="auto"/>
                      </w:divBdr>
                    </w:div>
                  </w:divsChild>
                </w:div>
                <w:div w:id="342049980">
                  <w:marLeft w:val="0"/>
                  <w:marRight w:val="0"/>
                  <w:marTop w:val="0"/>
                  <w:marBottom w:val="0"/>
                  <w:divBdr>
                    <w:top w:val="none" w:sz="0" w:space="0" w:color="auto"/>
                    <w:left w:val="none" w:sz="0" w:space="0" w:color="auto"/>
                    <w:bottom w:val="none" w:sz="0" w:space="0" w:color="auto"/>
                    <w:right w:val="none" w:sz="0" w:space="0" w:color="auto"/>
                  </w:divBdr>
                  <w:divsChild>
                    <w:div w:id="858935389">
                      <w:marLeft w:val="0"/>
                      <w:marRight w:val="0"/>
                      <w:marTop w:val="0"/>
                      <w:marBottom w:val="0"/>
                      <w:divBdr>
                        <w:top w:val="none" w:sz="0" w:space="0" w:color="auto"/>
                        <w:left w:val="none" w:sz="0" w:space="0" w:color="auto"/>
                        <w:bottom w:val="none" w:sz="0" w:space="0" w:color="auto"/>
                        <w:right w:val="none" w:sz="0" w:space="0" w:color="auto"/>
                      </w:divBdr>
                    </w:div>
                  </w:divsChild>
                </w:div>
                <w:div w:id="418021326">
                  <w:marLeft w:val="0"/>
                  <w:marRight w:val="0"/>
                  <w:marTop w:val="0"/>
                  <w:marBottom w:val="0"/>
                  <w:divBdr>
                    <w:top w:val="none" w:sz="0" w:space="0" w:color="auto"/>
                    <w:left w:val="none" w:sz="0" w:space="0" w:color="auto"/>
                    <w:bottom w:val="none" w:sz="0" w:space="0" w:color="auto"/>
                    <w:right w:val="none" w:sz="0" w:space="0" w:color="auto"/>
                  </w:divBdr>
                  <w:divsChild>
                    <w:div w:id="812790037">
                      <w:marLeft w:val="0"/>
                      <w:marRight w:val="0"/>
                      <w:marTop w:val="0"/>
                      <w:marBottom w:val="0"/>
                      <w:divBdr>
                        <w:top w:val="none" w:sz="0" w:space="0" w:color="auto"/>
                        <w:left w:val="none" w:sz="0" w:space="0" w:color="auto"/>
                        <w:bottom w:val="none" w:sz="0" w:space="0" w:color="auto"/>
                        <w:right w:val="none" w:sz="0" w:space="0" w:color="auto"/>
                      </w:divBdr>
                    </w:div>
                  </w:divsChild>
                </w:div>
                <w:div w:id="456335803">
                  <w:marLeft w:val="0"/>
                  <w:marRight w:val="0"/>
                  <w:marTop w:val="0"/>
                  <w:marBottom w:val="0"/>
                  <w:divBdr>
                    <w:top w:val="none" w:sz="0" w:space="0" w:color="auto"/>
                    <w:left w:val="none" w:sz="0" w:space="0" w:color="auto"/>
                    <w:bottom w:val="none" w:sz="0" w:space="0" w:color="auto"/>
                    <w:right w:val="none" w:sz="0" w:space="0" w:color="auto"/>
                  </w:divBdr>
                  <w:divsChild>
                    <w:div w:id="1680236338">
                      <w:marLeft w:val="0"/>
                      <w:marRight w:val="0"/>
                      <w:marTop w:val="0"/>
                      <w:marBottom w:val="0"/>
                      <w:divBdr>
                        <w:top w:val="none" w:sz="0" w:space="0" w:color="auto"/>
                        <w:left w:val="none" w:sz="0" w:space="0" w:color="auto"/>
                        <w:bottom w:val="none" w:sz="0" w:space="0" w:color="auto"/>
                        <w:right w:val="none" w:sz="0" w:space="0" w:color="auto"/>
                      </w:divBdr>
                    </w:div>
                  </w:divsChild>
                </w:div>
                <w:div w:id="760178758">
                  <w:marLeft w:val="0"/>
                  <w:marRight w:val="0"/>
                  <w:marTop w:val="0"/>
                  <w:marBottom w:val="0"/>
                  <w:divBdr>
                    <w:top w:val="none" w:sz="0" w:space="0" w:color="auto"/>
                    <w:left w:val="none" w:sz="0" w:space="0" w:color="auto"/>
                    <w:bottom w:val="none" w:sz="0" w:space="0" w:color="auto"/>
                    <w:right w:val="none" w:sz="0" w:space="0" w:color="auto"/>
                  </w:divBdr>
                  <w:divsChild>
                    <w:div w:id="502011830">
                      <w:marLeft w:val="0"/>
                      <w:marRight w:val="0"/>
                      <w:marTop w:val="0"/>
                      <w:marBottom w:val="0"/>
                      <w:divBdr>
                        <w:top w:val="none" w:sz="0" w:space="0" w:color="auto"/>
                        <w:left w:val="none" w:sz="0" w:space="0" w:color="auto"/>
                        <w:bottom w:val="none" w:sz="0" w:space="0" w:color="auto"/>
                        <w:right w:val="none" w:sz="0" w:space="0" w:color="auto"/>
                      </w:divBdr>
                    </w:div>
                  </w:divsChild>
                </w:div>
                <w:div w:id="863709015">
                  <w:marLeft w:val="0"/>
                  <w:marRight w:val="0"/>
                  <w:marTop w:val="0"/>
                  <w:marBottom w:val="0"/>
                  <w:divBdr>
                    <w:top w:val="none" w:sz="0" w:space="0" w:color="auto"/>
                    <w:left w:val="none" w:sz="0" w:space="0" w:color="auto"/>
                    <w:bottom w:val="none" w:sz="0" w:space="0" w:color="auto"/>
                    <w:right w:val="none" w:sz="0" w:space="0" w:color="auto"/>
                  </w:divBdr>
                  <w:divsChild>
                    <w:div w:id="388307230">
                      <w:marLeft w:val="0"/>
                      <w:marRight w:val="0"/>
                      <w:marTop w:val="0"/>
                      <w:marBottom w:val="0"/>
                      <w:divBdr>
                        <w:top w:val="none" w:sz="0" w:space="0" w:color="auto"/>
                        <w:left w:val="none" w:sz="0" w:space="0" w:color="auto"/>
                        <w:bottom w:val="none" w:sz="0" w:space="0" w:color="auto"/>
                        <w:right w:val="none" w:sz="0" w:space="0" w:color="auto"/>
                      </w:divBdr>
                    </w:div>
                  </w:divsChild>
                </w:div>
                <w:div w:id="1042708643">
                  <w:marLeft w:val="0"/>
                  <w:marRight w:val="0"/>
                  <w:marTop w:val="0"/>
                  <w:marBottom w:val="0"/>
                  <w:divBdr>
                    <w:top w:val="none" w:sz="0" w:space="0" w:color="auto"/>
                    <w:left w:val="none" w:sz="0" w:space="0" w:color="auto"/>
                    <w:bottom w:val="none" w:sz="0" w:space="0" w:color="auto"/>
                    <w:right w:val="none" w:sz="0" w:space="0" w:color="auto"/>
                  </w:divBdr>
                  <w:divsChild>
                    <w:div w:id="100807829">
                      <w:marLeft w:val="0"/>
                      <w:marRight w:val="0"/>
                      <w:marTop w:val="0"/>
                      <w:marBottom w:val="0"/>
                      <w:divBdr>
                        <w:top w:val="none" w:sz="0" w:space="0" w:color="auto"/>
                        <w:left w:val="none" w:sz="0" w:space="0" w:color="auto"/>
                        <w:bottom w:val="none" w:sz="0" w:space="0" w:color="auto"/>
                        <w:right w:val="none" w:sz="0" w:space="0" w:color="auto"/>
                      </w:divBdr>
                    </w:div>
                  </w:divsChild>
                </w:div>
                <w:div w:id="1206018041">
                  <w:marLeft w:val="0"/>
                  <w:marRight w:val="0"/>
                  <w:marTop w:val="0"/>
                  <w:marBottom w:val="0"/>
                  <w:divBdr>
                    <w:top w:val="none" w:sz="0" w:space="0" w:color="auto"/>
                    <w:left w:val="none" w:sz="0" w:space="0" w:color="auto"/>
                    <w:bottom w:val="none" w:sz="0" w:space="0" w:color="auto"/>
                    <w:right w:val="none" w:sz="0" w:space="0" w:color="auto"/>
                  </w:divBdr>
                  <w:divsChild>
                    <w:div w:id="1098335409">
                      <w:marLeft w:val="0"/>
                      <w:marRight w:val="0"/>
                      <w:marTop w:val="0"/>
                      <w:marBottom w:val="0"/>
                      <w:divBdr>
                        <w:top w:val="none" w:sz="0" w:space="0" w:color="auto"/>
                        <w:left w:val="none" w:sz="0" w:space="0" w:color="auto"/>
                        <w:bottom w:val="none" w:sz="0" w:space="0" w:color="auto"/>
                        <w:right w:val="none" w:sz="0" w:space="0" w:color="auto"/>
                      </w:divBdr>
                    </w:div>
                  </w:divsChild>
                </w:div>
                <w:div w:id="1302153895">
                  <w:marLeft w:val="0"/>
                  <w:marRight w:val="0"/>
                  <w:marTop w:val="0"/>
                  <w:marBottom w:val="0"/>
                  <w:divBdr>
                    <w:top w:val="none" w:sz="0" w:space="0" w:color="auto"/>
                    <w:left w:val="none" w:sz="0" w:space="0" w:color="auto"/>
                    <w:bottom w:val="none" w:sz="0" w:space="0" w:color="auto"/>
                    <w:right w:val="none" w:sz="0" w:space="0" w:color="auto"/>
                  </w:divBdr>
                  <w:divsChild>
                    <w:div w:id="71126751">
                      <w:marLeft w:val="0"/>
                      <w:marRight w:val="0"/>
                      <w:marTop w:val="0"/>
                      <w:marBottom w:val="0"/>
                      <w:divBdr>
                        <w:top w:val="none" w:sz="0" w:space="0" w:color="auto"/>
                        <w:left w:val="none" w:sz="0" w:space="0" w:color="auto"/>
                        <w:bottom w:val="none" w:sz="0" w:space="0" w:color="auto"/>
                        <w:right w:val="none" w:sz="0" w:space="0" w:color="auto"/>
                      </w:divBdr>
                    </w:div>
                  </w:divsChild>
                </w:div>
                <w:div w:id="1443453632">
                  <w:marLeft w:val="0"/>
                  <w:marRight w:val="0"/>
                  <w:marTop w:val="0"/>
                  <w:marBottom w:val="0"/>
                  <w:divBdr>
                    <w:top w:val="none" w:sz="0" w:space="0" w:color="auto"/>
                    <w:left w:val="none" w:sz="0" w:space="0" w:color="auto"/>
                    <w:bottom w:val="none" w:sz="0" w:space="0" w:color="auto"/>
                    <w:right w:val="none" w:sz="0" w:space="0" w:color="auto"/>
                  </w:divBdr>
                  <w:divsChild>
                    <w:div w:id="589892864">
                      <w:marLeft w:val="0"/>
                      <w:marRight w:val="0"/>
                      <w:marTop w:val="0"/>
                      <w:marBottom w:val="0"/>
                      <w:divBdr>
                        <w:top w:val="none" w:sz="0" w:space="0" w:color="auto"/>
                        <w:left w:val="none" w:sz="0" w:space="0" w:color="auto"/>
                        <w:bottom w:val="none" w:sz="0" w:space="0" w:color="auto"/>
                        <w:right w:val="none" w:sz="0" w:space="0" w:color="auto"/>
                      </w:divBdr>
                    </w:div>
                  </w:divsChild>
                </w:div>
                <w:div w:id="1609045846">
                  <w:marLeft w:val="0"/>
                  <w:marRight w:val="0"/>
                  <w:marTop w:val="0"/>
                  <w:marBottom w:val="0"/>
                  <w:divBdr>
                    <w:top w:val="none" w:sz="0" w:space="0" w:color="auto"/>
                    <w:left w:val="none" w:sz="0" w:space="0" w:color="auto"/>
                    <w:bottom w:val="none" w:sz="0" w:space="0" w:color="auto"/>
                    <w:right w:val="none" w:sz="0" w:space="0" w:color="auto"/>
                  </w:divBdr>
                  <w:divsChild>
                    <w:div w:id="1865896935">
                      <w:marLeft w:val="0"/>
                      <w:marRight w:val="0"/>
                      <w:marTop w:val="0"/>
                      <w:marBottom w:val="0"/>
                      <w:divBdr>
                        <w:top w:val="none" w:sz="0" w:space="0" w:color="auto"/>
                        <w:left w:val="none" w:sz="0" w:space="0" w:color="auto"/>
                        <w:bottom w:val="none" w:sz="0" w:space="0" w:color="auto"/>
                        <w:right w:val="none" w:sz="0" w:space="0" w:color="auto"/>
                      </w:divBdr>
                    </w:div>
                  </w:divsChild>
                </w:div>
                <w:div w:id="1729842963">
                  <w:marLeft w:val="0"/>
                  <w:marRight w:val="0"/>
                  <w:marTop w:val="0"/>
                  <w:marBottom w:val="0"/>
                  <w:divBdr>
                    <w:top w:val="none" w:sz="0" w:space="0" w:color="auto"/>
                    <w:left w:val="none" w:sz="0" w:space="0" w:color="auto"/>
                    <w:bottom w:val="none" w:sz="0" w:space="0" w:color="auto"/>
                    <w:right w:val="none" w:sz="0" w:space="0" w:color="auto"/>
                  </w:divBdr>
                  <w:divsChild>
                    <w:div w:id="1379010116">
                      <w:marLeft w:val="0"/>
                      <w:marRight w:val="0"/>
                      <w:marTop w:val="0"/>
                      <w:marBottom w:val="0"/>
                      <w:divBdr>
                        <w:top w:val="none" w:sz="0" w:space="0" w:color="auto"/>
                        <w:left w:val="none" w:sz="0" w:space="0" w:color="auto"/>
                        <w:bottom w:val="none" w:sz="0" w:space="0" w:color="auto"/>
                        <w:right w:val="none" w:sz="0" w:space="0" w:color="auto"/>
                      </w:divBdr>
                    </w:div>
                  </w:divsChild>
                </w:div>
                <w:div w:id="1826975475">
                  <w:marLeft w:val="0"/>
                  <w:marRight w:val="0"/>
                  <w:marTop w:val="0"/>
                  <w:marBottom w:val="0"/>
                  <w:divBdr>
                    <w:top w:val="none" w:sz="0" w:space="0" w:color="auto"/>
                    <w:left w:val="none" w:sz="0" w:space="0" w:color="auto"/>
                    <w:bottom w:val="none" w:sz="0" w:space="0" w:color="auto"/>
                    <w:right w:val="none" w:sz="0" w:space="0" w:color="auto"/>
                  </w:divBdr>
                  <w:divsChild>
                    <w:div w:id="579756682">
                      <w:marLeft w:val="0"/>
                      <w:marRight w:val="0"/>
                      <w:marTop w:val="0"/>
                      <w:marBottom w:val="0"/>
                      <w:divBdr>
                        <w:top w:val="none" w:sz="0" w:space="0" w:color="auto"/>
                        <w:left w:val="none" w:sz="0" w:space="0" w:color="auto"/>
                        <w:bottom w:val="none" w:sz="0" w:space="0" w:color="auto"/>
                        <w:right w:val="none" w:sz="0" w:space="0" w:color="auto"/>
                      </w:divBdr>
                    </w:div>
                  </w:divsChild>
                </w:div>
                <w:div w:id="1887133814">
                  <w:marLeft w:val="0"/>
                  <w:marRight w:val="0"/>
                  <w:marTop w:val="0"/>
                  <w:marBottom w:val="0"/>
                  <w:divBdr>
                    <w:top w:val="none" w:sz="0" w:space="0" w:color="auto"/>
                    <w:left w:val="none" w:sz="0" w:space="0" w:color="auto"/>
                    <w:bottom w:val="none" w:sz="0" w:space="0" w:color="auto"/>
                    <w:right w:val="none" w:sz="0" w:space="0" w:color="auto"/>
                  </w:divBdr>
                  <w:divsChild>
                    <w:div w:id="1686634752">
                      <w:marLeft w:val="0"/>
                      <w:marRight w:val="0"/>
                      <w:marTop w:val="0"/>
                      <w:marBottom w:val="0"/>
                      <w:divBdr>
                        <w:top w:val="none" w:sz="0" w:space="0" w:color="auto"/>
                        <w:left w:val="none" w:sz="0" w:space="0" w:color="auto"/>
                        <w:bottom w:val="none" w:sz="0" w:space="0" w:color="auto"/>
                        <w:right w:val="none" w:sz="0" w:space="0" w:color="auto"/>
                      </w:divBdr>
                    </w:div>
                  </w:divsChild>
                </w:div>
                <w:div w:id="1927765942">
                  <w:marLeft w:val="0"/>
                  <w:marRight w:val="0"/>
                  <w:marTop w:val="0"/>
                  <w:marBottom w:val="0"/>
                  <w:divBdr>
                    <w:top w:val="none" w:sz="0" w:space="0" w:color="auto"/>
                    <w:left w:val="none" w:sz="0" w:space="0" w:color="auto"/>
                    <w:bottom w:val="none" w:sz="0" w:space="0" w:color="auto"/>
                    <w:right w:val="none" w:sz="0" w:space="0" w:color="auto"/>
                  </w:divBdr>
                  <w:divsChild>
                    <w:div w:id="1962110610">
                      <w:marLeft w:val="0"/>
                      <w:marRight w:val="0"/>
                      <w:marTop w:val="0"/>
                      <w:marBottom w:val="0"/>
                      <w:divBdr>
                        <w:top w:val="none" w:sz="0" w:space="0" w:color="auto"/>
                        <w:left w:val="none" w:sz="0" w:space="0" w:color="auto"/>
                        <w:bottom w:val="none" w:sz="0" w:space="0" w:color="auto"/>
                        <w:right w:val="none" w:sz="0" w:space="0" w:color="auto"/>
                      </w:divBdr>
                    </w:div>
                  </w:divsChild>
                </w:div>
                <w:div w:id="2047749830">
                  <w:marLeft w:val="0"/>
                  <w:marRight w:val="0"/>
                  <w:marTop w:val="0"/>
                  <w:marBottom w:val="0"/>
                  <w:divBdr>
                    <w:top w:val="none" w:sz="0" w:space="0" w:color="auto"/>
                    <w:left w:val="none" w:sz="0" w:space="0" w:color="auto"/>
                    <w:bottom w:val="none" w:sz="0" w:space="0" w:color="auto"/>
                    <w:right w:val="none" w:sz="0" w:space="0" w:color="auto"/>
                  </w:divBdr>
                  <w:divsChild>
                    <w:div w:id="1368721642">
                      <w:marLeft w:val="0"/>
                      <w:marRight w:val="0"/>
                      <w:marTop w:val="0"/>
                      <w:marBottom w:val="0"/>
                      <w:divBdr>
                        <w:top w:val="none" w:sz="0" w:space="0" w:color="auto"/>
                        <w:left w:val="none" w:sz="0" w:space="0" w:color="auto"/>
                        <w:bottom w:val="none" w:sz="0" w:space="0" w:color="auto"/>
                        <w:right w:val="none" w:sz="0" w:space="0" w:color="auto"/>
                      </w:divBdr>
                    </w:div>
                  </w:divsChild>
                </w:div>
                <w:div w:id="2076081979">
                  <w:marLeft w:val="0"/>
                  <w:marRight w:val="0"/>
                  <w:marTop w:val="0"/>
                  <w:marBottom w:val="0"/>
                  <w:divBdr>
                    <w:top w:val="none" w:sz="0" w:space="0" w:color="auto"/>
                    <w:left w:val="none" w:sz="0" w:space="0" w:color="auto"/>
                    <w:bottom w:val="none" w:sz="0" w:space="0" w:color="auto"/>
                    <w:right w:val="none" w:sz="0" w:space="0" w:color="auto"/>
                  </w:divBdr>
                  <w:divsChild>
                    <w:div w:id="19238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6234">
      <w:bodyDiv w:val="1"/>
      <w:marLeft w:val="0"/>
      <w:marRight w:val="0"/>
      <w:marTop w:val="0"/>
      <w:marBottom w:val="0"/>
      <w:divBdr>
        <w:top w:val="none" w:sz="0" w:space="0" w:color="auto"/>
        <w:left w:val="none" w:sz="0" w:space="0" w:color="auto"/>
        <w:bottom w:val="none" w:sz="0" w:space="0" w:color="auto"/>
        <w:right w:val="none" w:sz="0" w:space="0" w:color="auto"/>
      </w:divBdr>
      <w:divsChild>
        <w:div w:id="550381014">
          <w:marLeft w:val="0"/>
          <w:marRight w:val="0"/>
          <w:marTop w:val="0"/>
          <w:marBottom w:val="0"/>
          <w:divBdr>
            <w:top w:val="none" w:sz="0" w:space="0" w:color="auto"/>
            <w:left w:val="none" w:sz="0" w:space="0" w:color="auto"/>
            <w:bottom w:val="none" w:sz="0" w:space="0" w:color="auto"/>
            <w:right w:val="none" w:sz="0" w:space="0" w:color="auto"/>
          </w:divBdr>
          <w:divsChild>
            <w:div w:id="1003510751">
              <w:marLeft w:val="-75"/>
              <w:marRight w:val="0"/>
              <w:marTop w:val="30"/>
              <w:marBottom w:val="30"/>
              <w:divBdr>
                <w:top w:val="none" w:sz="0" w:space="0" w:color="auto"/>
                <w:left w:val="none" w:sz="0" w:space="0" w:color="auto"/>
                <w:bottom w:val="none" w:sz="0" w:space="0" w:color="auto"/>
                <w:right w:val="none" w:sz="0" w:space="0" w:color="auto"/>
              </w:divBdr>
              <w:divsChild>
                <w:div w:id="68309379">
                  <w:marLeft w:val="0"/>
                  <w:marRight w:val="0"/>
                  <w:marTop w:val="0"/>
                  <w:marBottom w:val="0"/>
                  <w:divBdr>
                    <w:top w:val="none" w:sz="0" w:space="0" w:color="auto"/>
                    <w:left w:val="none" w:sz="0" w:space="0" w:color="auto"/>
                    <w:bottom w:val="none" w:sz="0" w:space="0" w:color="auto"/>
                    <w:right w:val="none" w:sz="0" w:space="0" w:color="auto"/>
                  </w:divBdr>
                  <w:divsChild>
                    <w:div w:id="371197282">
                      <w:marLeft w:val="0"/>
                      <w:marRight w:val="0"/>
                      <w:marTop w:val="0"/>
                      <w:marBottom w:val="0"/>
                      <w:divBdr>
                        <w:top w:val="none" w:sz="0" w:space="0" w:color="auto"/>
                        <w:left w:val="none" w:sz="0" w:space="0" w:color="auto"/>
                        <w:bottom w:val="none" w:sz="0" w:space="0" w:color="auto"/>
                        <w:right w:val="none" w:sz="0" w:space="0" w:color="auto"/>
                      </w:divBdr>
                    </w:div>
                  </w:divsChild>
                </w:div>
                <w:div w:id="94247964">
                  <w:marLeft w:val="0"/>
                  <w:marRight w:val="0"/>
                  <w:marTop w:val="0"/>
                  <w:marBottom w:val="0"/>
                  <w:divBdr>
                    <w:top w:val="none" w:sz="0" w:space="0" w:color="auto"/>
                    <w:left w:val="none" w:sz="0" w:space="0" w:color="auto"/>
                    <w:bottom w:val="none" w:sz="0" w:space="0" w:color="auto"/>
                    <w:right w:val="none" w:sz="0" w:space="0" w:color="auto"/>
                  </w:divBdr>
                  <w:divsChild>
                    <w:div w:id="605429685">
                      <w:marLeft w:val="0"/>
                      <w:marRight w:val="0"/>
                      <w:marTop w:val="0"/>
                      <w:marBottom w:val="0"/>
                      <w:divBdr>
                        <w:top w:val="none" w:sz="0" w:space="0" w:color="auto"/>
                        <w:left w:val="none" w:sz="0" w:space="0" w:color="auto"/>
                        <w:bottom w:val="none" w:sz="0" w:space="0" w:color="auto"/>
                        <w:right w:val="none" w:sz="0" w:space="0" w:color="auto"/>
                      </w:divBdr>
                    </w:div>
                  </w:divsChild>
                </w:div>
                <w:div w:id="217861566">
                  <w:marLeft w:val="0"/>
                  <w:marRight w:val="0"/>
                  <w:marTop w:val="0"/>
                  <w:marBottom w:val="0"/>
                  <w:divBdr>
                    <w:top w:val="none" w:sz="0" w:space="0" w:color="auto"/>
                    <w:left w:val="none" w:sz="0" w:space="0" w:color="auto"/>
                    <w:bottom w:val="none" w:sz="0" w:space="0" w:color="auto"/>
                    <w:right w:val="none" w:sz="0" w:space="0" w:color="auto"/>
                  </w:divBdr>
                  <w:divsChild>
                    <w:div w:id="1153136498">
                      <w:marLeft w:val="0"/>
                      <w:marRight w:val="0"/>
                      <w:marTop w:val="0"/>
                      <w:marBottom w:val="0"/>
                      <w:divBdr>
                        <w:top w:val="none" w:sz="0" w:space="0" w:color="auto"/>
                        <w:left w:val="none" w:sz="0" w:space="0" w:color="auto"/>
                        <w:bottom w:val="none" w:sz="0" w:space="0" w:color="auto"/>
                        <w:right w:val="none" w:sz="0" w:space="0" w:color="auto"/>
                      </w:divBdr>
                    </w:div>
                  </w:divsChild>
                </w:div>
                <w:div w:id="418134800">
                  <w:marLeft w:val="0"/>
                  <w:marRight w:val="0"/>
                  <w:marTop w:val="0"/>
                  <w:marBottom w:val="0"/>
                  <w:divBdr>
                    <w:top w:val="none" w:sz="0" w:space="0" w:color="auto"/>
                    <w:left w:val="none" w:sz="0" w:space="0" w:color="auto"/>
                    <w:bottom w:val="none" w:sz="0" w:space="0" w:color="auto"/>
                    <w:right w:val="none" w:sz="0" w:space="0" w:color="auto"/>
                  </w:divBdr>
                  <w:divsChild>
                    <w:div w:id="8144895">
                      <w:marLeft w:val="0"/>
                      <w:marRight w:val="0"/>
                      <w:marTop w:val="0"/>
                      <w:marBottom w:val="0"/>
                      <w:divBdr>
                        <w:top w:val="none" w:sz="0" w:space="0" w:color="auto"/>
                        <w:left w:val="none" w:sz="0" w:space="0" w:color="auto"/>
                        <w:bottom w:val="none" w:sz="0" w:space="0" w:color="auto"/>
                        <w:right w:val="none" w:sz="0" w:space="0" w:color="auto"/>
                      </w:divBdr>
                    </w:div>
                  </w:divsChild>
                </w:div>
                <w:div w:id="512036550">
                  <w:marLeft w:val="0"/>
                  <w:marRight w:val="0"/>
                  <w:marTop w:val="0"/>
                  <w:marBottom w:val="0"/>
                  <w:divBdr>
                    <w:top w:val="none" w:sz="0" w:space="0" w:color="auto"/>
                    <w:left w:val="none" w:sz="0" w:space="0" w:color="auto"/>
                    <w:bottom w:val="none" w:sz="0" w:space="0" w:color="auto"/>
                    <w:right w:val="none" w:sz="0" w:space="0" w:color="auto"/>
                  </w:divBdr>
                  <w:divsChild>
                    <w:div w:id="1357803168">
                      <w:marLeft w:val="0"/>
                      <w:marRight w:val="0"/>
                      <w:marTop w:val="0"/>
                      <w:marBottom w:val="0"/>
                      <w:divBdr>
                        <w:top w:val="none" w:sz="0" w:space="0" w:color="auto"/>
                        <w:left w:val="none" w:sz="0" w:space="0" w:color="auto"/>
                        <w:bottom w:val="none" w:sz="0" w:space="0" w:color="auto"/>
                        <w:right w:val="none" w:sz="0" w:space="0" w:color="auto"/>
                      </w:divBdr>
                    </w:div>
                  </w:divsChild>
                </w:div>
                <w:div w:id="568661142">
                  <w:marLeft w:val="0"/>
                  <w:marRight w:val="0"/>
                  <w:marTop w:val="0"/>
                  <w:marBottom w:val="0"/>
                  <w:divBdr>
                    <w:top w:val="none" w:sz="0" w:space="0" w:color="auto"/>
                    <w:left w:val="none" w:sz="0" w:space="0" w:color="auto"/>
                    <w:bottom w:val="none" w:sz="0" w:space="0" w:color="auto"/>
                    <w:right w:val="none" w:sz="0" w:space="0" w:color="auto"/>
                  </w:divBdr>
                  <w:divsChild>
                    <w:div w:id="31271936">
                      <w:marLeft w:val="0"/>
                      <w:marRight w:val="0"/>
                      <w:marTop w:val="0"/>
                      <w:marBottom w:val="0"/>
                      <w:divBdr>
                        <w:top w:val="none" w:sz="0" w:space="0" w:color="auto"/>
                        <w:left w:val="none" w:sz="0" w:space="0" w:color="auto"/>
                        <w:bottom w:val="none" w:sz="0" w:space="0" w:color="auto"/>
                        <w:right w:val="none" w:sz="0" w:space="0" w:color="auto"/>
                      </w:divBdr>
                    </w:div>
                  </w:divsChild>
                </w:div>
                <w:div w:id="695353465">
                  <w:marLeft w:val="0"/>
                  <w:marRight w:val="0"/>
                  <w:marTop w:val="0"/>
                  <w:marBottom w:val="0"/>
                  <w:divBdr>
                    <w:top w:val="none" w:sz="0" w:space="0" w:color="auto"/>
                    <w:left w:val="none" w:sz="0" w:space="0" w:color="auto"/>
                    <w:bottom w:val="none" w:sz="0" w:space="0" w:color="auto"/>
                    <w:right w:val="none" w:sz="0" w:space="0" w:color="auto"/>
                  </w:divBdr>
                  <w:divsChild>
                    <w:div w:id="184832303">
                      <w:marLeft w:val="0"/>
                      <w:marRight w:val="0"/>
                      <w:marTop w:val="0"/>
                      <w:marBottom w:val="0"/>
                      <w:divBdr>
                        <w:top w:val="none" w:sz="0" w:space="0" w:color="auto"/>
                        <w:left w:val="none" w:sz="0" w:space="0" w:color="auto"/>
                        <w:bottom w:val="none" w:sz="0" w:space="0" w:color="auto"/>
                        <w:right w:val="none" w:sz="0" w:space="0" w:color="auto"/>
                      </w:divBdr>
                    </w:div>
                  </w:divsChild>
                </w:div>
                <w:div w:id="800079978">
                  <w:marLeft w:val="0"/>
                  <w:marRight w:val="0"/>
                  <w:marTop w:val="0"/>
                  <w:marBottom w:val="0"/>
                  <w:divBdr>
                    <w:top w:val="none" w:sz="0" w:space="0" w:color="auto"/>
                    <w:left w:val="none" w:sz="0" w:space="0" w:color="auto"/>
                    <w:bottom w:val="none" w:sz="0" w:space="0" w:color="auto"/>
                    <w:right w:val="none" w:sz="0" w:space="0" w:color="auto"/>
                  </w:divBdr>
                  <w:divsChild>
                    <w:div w:id="2100128897">
                      <w:marLeft w:val="0"/>
                      <w:marRight w:val="0"/>
                      <w:marTop w:val="0"/>
                      <w:marBottom w:val="0"/>
                      <w:divBdr>
                        <w:top w:val="none" w:sz="0" w:space="0" w:color="auto"/>
                        <w:left w:val="none" w:sz="0" w:space="0" w:color="auto"/>
                        <w:bottom w:val="none" w:sz="0" w:space="0" w:color="auto"/>
                        <w:right w:val="none" w:sz="0" w:space="0" w:color="auto"/>
                      </w:divBdr>
                    </w:div>
                  </w:divsChild>
                </w:div>
                <w:div w:id="942541107">
                  <w:marLeft w:val="0"/>
                  <w:marRight w:val="0"/>
                  <w:marTop w:val="0"/>
                  <w:marBottom w:val="0"/>
                  <w:divBdr>
                    <w:top w:val="none" w:sz="0" w:space="0" w:color="auto"/>
                    <w:left w:val="none" w:sz="0" w:space="0" w:color="auto"/>
                    <w:bottom w:val="none" w:sz="0" w:space="0" w:color="auto"/>
                    <w:right w:val="none" w:sz="0" w:space="0" w:color="auto"/>
                  </w:divBdr>
                  <w:divsChild>
                    <w:div w:id="1903170423">
                      <w:marLeft w:val="0"/>
                      <w:marRight w:val="0"/>
                      <w:marTop w:val="0"/>
                      <w:marBottom w:val="0"/>
                      <w:divBdr>
                        <w:top w:val="none" w:sz="0" w:space="0" w:color="auto"/>
                        <w:left w:val="none" w:sz="0" w:space="0" w:color="auto"/>
                        <w:bottom w:val="none" w:sz="0" w:space="0" w:color="auto"/>
                        <w:right w:val="none" w:sz="0" w:space="0" w:color="auto"/>
                      </w:divBdr>
                    </w:div>
                  </w:divsChild>
                </w:div>
                <w:div w:id="1010716852">
                  <w:marLeft w:val="0"/>
                  <w:marRight w:val="0"/>
                  <w:marTop w:val="0"/>
                  <w:marBottom w:val="0"/>
                  <w:divBdr>
                    <w:top w:val="none" w:sz="0" w:space="0" w:color="auto"/>
                    <w:left w:val="none" w:sz="0" w:space="0" w:color="auto"/>
                    <w:bottom w:val="none" w:sz="0" w:space="0" w:color="auto"/>
                    <w:right w:val="none" w:sz="0" w:space="0" w:color="auto"/>
                  </w:divBdr>
                  <w:divsChild>
                    <w:div w:id="158236422">
                      <w:marLeft w:val="0"/>
                      <w:marRight w:val="0"/>
                      <w:marTop w:val="0"/>
                      <w:marBottom w:val="0"/>
                      <w:divBdr>
                        <w:top w:val="none" w:sz="0" w:space="0" w:color="auto"/>
                        <w:left w:val="none" w:sz="0" w:space="0" w:color="auto"/>
                        <w:bottom w:val="none" w:sz="0" w:space="0" w:color="auto"/>
                        <w:right w:val="none" w:sz="0" w:space="0" w:color="auto"/>
                      </w:divBdr>
                    </w:div>
                  </w:divsChild>
                </w:div>
                <w:div w:id="1110974903">
                  <w:marLeft w:val="0"/>
                  <w:marRight w:val="0"/>
                  <w:marTop w:val="0"/>
                  <w:marBottom w:val="0"/>
                  <w:divBdr>
                    <w:top w:val="none" w:sz="0" w:space="0" w:color="auto"/>
                    <w:left w:val="none" w:sz="0" w:space="0" w:color="auto"/>
                    <w:bottom w:val="none" w:sz="0" w:space="0" w:color="auto"/>
                    <w:right w:val="none" w:sz="0" w:space="0" w:color="auto"/>
                  </w:divBdr>
                  <w:divsChild>
                    <w:div w:id="1042944653">
                      <w:marLeft w:val="0"/>
                      <w:marRight w:val="0"/>
                      <w:marTop w:val="0"/>
                      <w:marBottom w:val="0"/>
                      <w:divBdr>
                        <w:top w:val="none" w:sz="0" w:space="0" w:color="auto"/>
                        <w:left w:val="none" w:sz="0" w:space="0" w:color="auto"/>
                        <w:bottom w:val="none" w:sz="0" w:space="0" w:color="auto"/>
                        <w:right w:val="none" w:sz="0" w:space="0" w:color="auto"/>
                      </w:divBdr>
                    </w:div>
                  </w:divsChild>
                </w:div>
                <w:div w:id="1132090794">
                  <w:marLeft w:val="0"/>
                  <w:marRight w:val="0"/>
                  <w:marTop w:val="0"/>
                  <w:marBottom w:val="0"/>
                  <w:divBdr>
                    <w:top w:val="none" w:sz="0" w:space="0" w:color="auto"/>
                    <w:left w:val="none" w:sz="0" w:space="0" w:color="auto"/>
                    <w:bottom w:val="none" w:sz="0" w:space="0" w:color="auto"/>
                    <w:right w:val="none" w:sz="0" w:space="0" w:color="auto"/>
                  </w:divBdr>
                  <w:divsChild>
                    <w:div w:id="2115786233">
                      <w:marLeft w:val="0"/>
                      <w:marRight w:val="0"/>
                      <w:marTop w:val="0"/>
                      <w:marBottom w:val="0"/>
                      <w:divBdr>
                        <w:top w:val="none" w:sz="0" w:space="0" w:color="auto"/>
                        <w:left w:val="none" w:sz="0" w:space="0" w:color="auto"/>
                        <w:bottom w:val="none" w:sz="0" w:space="0" w:color="auto"/>
                        <w:right w:val="none" w:sz="0" w:space="0" w:color="auto"/>
                      </w:divBdr>
                    </w:div>
                  </w:divsChild>
                </w:div>
                <w:div w:id="1175415172">
                  <w:marLeft w:val="0"/>
                  <w:marRight w:val="0"/>
                  <w:marTop w:val="0"/>
                  <w:marBottom w:val="0"/>
                  <w:divBdr>
                    <w:top w:val="none" w:sz="0" w:space="0" w:color="auto"/>
                    <w:left w:val="none" w:sz="0" w:space="0" w:color="auto"/>
                    <w:bottom w:val="none" w:sz="0" w:space="0" w:color="auto"/>
                    <w:right w:val="none" w:sz="0" w:space="0" w:color="auto"/>
                  </w:divBdr>
                  <w:divsChild>
                    <w:div w:id="935097697">
                      <w:marLeft w:val="0"/>
                      <w:marRight w:val="0"/>
                      <w:marTop w:val="0"/>
                      <w:marBottom w:val="0"/>
                      <w:divBdr>
                        <w:top w:val="none" w:sz="0" w:space="0" w:color="auto"/>
                        <w:left w:val="none" w:sz="0" w:space="0" w:color="auto"/>
                        <w:bottom w:val="none" w:sz="0" w:space="0" w:color="auto"/>
                        <w:right w:val="none" w:sz="0" w:space="0" w:color="auto"/>
                      </w:divBdr>
                    </w:div>
                  </w:divsChild>
                </w:div>
                <w:div w:id="1215390011">
                  <w:marLeft w:val="0"/>
                  <w:marRight w:val="0"/>
                  <w:marTop w:val="0"/>
                  <w:marBottom w:val="0"/>
                  <w:divBdr>
                    <w:top w:val="none" w:sz="0" w:space="0" w:color="auto"/>
                    <w:left w:val="none" w:sz="0" w:space="0" w:color="auto"/>
                    <w:bottom w:val="none" w:sz="0" w:space="0" w:color="auto"/>
                    <w:right w:val="none" w:sz="0" w:space="0" w:color="auto"/>
                  </w:divBdr>
                  <w:divsChild>
                    <w:div w:id="2067028563">
                      <w:marLeft w:val="0"/>
                      <w:marRight w:val="0"/>
                      <w:marTop w:val="0"/>
                      <w:marBottom w:val="0"/>
                      <w:divBdr>
                        <w:top w:val="none" w:sz="0" w:space="0" w:color="auto"/>
                        <w:left w:val="none" w:sz="0" w:space="0" w:color="auto"/>
                        <w:bottom w:val="none" w:sz="0" w:space="0" w:color="auto"/>
                        <w:right w:val="none" w:sz="0" w:space="0" w:color="auto"/>
                      </w:divBdr>
                    </w:div>
                  </w:divsChild>
                </w:div>
                <w:div w:id="1271472127">
                  <w:marLeft w:val="0"/>
                  <w:marRight w:val="0"/>
                  <w:marTop w:val="0"/>
                  <w:marBottom w:val="0"/>
                  <w:divBdr>
                    <w:top w:val="none" w:sz="0" w:space="0" w:color="auto"/>
                    <w:left w:val="none" w:sz="0" w:space="0" w:color="auto"/>
                    <w:bottom w:val="none" w:sz="0" w:space="0" w:color="auto"/>
                    <w:right w:val="none" w:sz="0" w:space="0" w:color="auto"/>
                  </w:divBdr>
                  <w:divsChild>
                    <w:div w:id="1431270817">
                      <w:marLeft w:val="0"/>
                      <w:marRight w:val="0"/>
                      <w:marTop w:val="0"/>
                      <w:marBottom w:val="0"/>
                      <w:divBdr>
                        <w:top w:val="none" w:sz="0" w:space="0" w:color="auto"/>
                        <w:left w:val="none" w:sz="0" w:space="0" w:color="auto"/>
                        <w:bottom w:val="none" w:sz="0" w:space="0" w:color="auto"/>
                        <w:right w:val="none" w:sz="0" w:space="0" w:color="auto"/>
                      </w:divBdr>
                    </w:div>
                  </w:divsChild>
                </w:div>
                <w:div w:id="1497959735">
                  <w:marLeft w:val="0"/>
                  <w:marRight w:val="0"/>
                  <w:marTop w:val="0"/>
                  <w:marBottom w:val="0"/>
                  <w:divBdr>
                    <w:top w:val="none" w:sz="0" w:space="0" w:color="auto"/>
                    <w:left w:val="none" w:sz="0" w:space="0" w:color="auto"/>
                    <w:bottom w:val="none" w:sz="0" w:space="0" w:color="auto"/>
                    <w:right w:val="none" w:sz="0" w:space="0" w:color="auto"/>
                  </w:divBdr>
                  <w:divsChild>
                    <w:div w:id="2072774602">
                      <w:marLeft w:val="0"/>
                      <w:marRight w:val="0"/>
                      <w:marTop w:val="0"/>
                      <w:marBottom w:val="0"/>
                      <w:divBdr>
                        <w:top w:val="none" w:sz="0" w:space="0" w:color="auto"/>
                        <w:left w:val="none" w:sz="0" w:space="0" w:color="auto"/>
                        <w:bottom w:val="none" w:sz="0" w:space="0" w:color="auto"/>
                        <w:right w:val="none" w:sz="0" w:space="0" w:color="auto"/>
                      </w:divBdr>
                    </w:div>
                  </w:divsChild>
                </w:div>
                <w:div w:id="1767262246">
                  <w:marLeft w:val="0"/>
                  <w:marRight w:val="0"/>
                  <w:marTop w:val="0"/>
                  <w:marBottom w:val="0"/>
                  <w:divBdr>
                    <w:top w:val="none" w:sz="0" w:space="0" w:color="auto"/>
                    <w:left w:val="none" w:sz="0" w:space="0" w:color="auto"/>
                    <w:bottom w:val="none" w:sz="0" w:space="0" w:color="auto"/>
                    <w:right w:val="none" w:sz="0" w:space="0" w:color="auto"/>
                  </w:divBdr>
                  <w:divsChild>
                    <w:div w:id="1750158337">
                      <w:marLeft w:val="0"/>
                      <w:marRight w:val="0"/>
                      <w:marTop w:val="0"/>
                      <w:marBottom w:val="0"/>
                      <w:divBdr>
                        <w:top w:val="none" w:sz="0" w:space="0" w:color="auto"/>
                        <w:left w:val="none" w:sz="0" w:space="0" w:color="auto"/>
                        <w:bottom w:val="none" w:sz="0" w:space="0" w:color="auto"/>
                        <w:right w:val="none" w:sz="0" w:space="0" w:color="auto"/>
                      </w:divBdr>
                    </w:div>
                  </w:divsChild>
                </w:div>
                <w:div w:id="1770660100">
                  <w:marLeft w:val="0"/>
                  <w:marRight w:val="0"/>
                  <w:marTop w:val="0"/>
                  <w:marBottom w:val="0"/>
                  <w:divBdr>
                    <w:top w:val="none" w:sz="0" w:space="0" w:color="auto"/>
                    <w:left w:val="none" w:sz="0" w:space="0" w:color="auto"/>
                    <w:bottom w:val="none" w:sz="0" w:space="0" w:color="auto"/>
                    <w:right w:val="none" w:sz="0" w:space="0" w:color="auto"/>
                  </w:divBdr>
                  <w:divsChild>
                    <w:div w:id="1682584752">
                      <w:marLeft w:val="0"/>
                      <w:marRight w:val="0"/>
                      <w:marTop w:val="0"/>
                      <w:marBottom w:val="0"/>
                      <w:divBdr>
                        <w:top w:val="none" w:sz="0" w:space="0" w:color="auto"/>
                        <w:left w:val="none" w:sz="0" w:space="0" w:color="auto"/>
                        <w:bottom w:val="none" w:sz="0" w:space="0" w:color="auto"/>
                        <w:right w:val="none" w:sz="0" w:space="0" w:color="auto"/>
                      </w:divBdr>
                    </w:div>
                  </w:divsChild>
                </w:div>
                <w:div w:id="1923294120">
                  <w:marLeft w:val="0"/>
                  <w:marRight w:val="0"/>
                  <w:marTop w:val="0"/>
                  <w:marBottom w:val="0"/>
                  <w:divBdr>
                    <w:top w:val="none" w:sz="0" w:space="0" w:color="auto"/>
                    <w:left w:val="none" w:sz="0" w:space="0" w:color="auto"/>
                    <w:bottom w:val="none" w:sz="0" w:space="0" w:color="auto"/>
                    <w:right w:val="none" w:sz="0" w:space="0" w:color="auto"/>
                  </w:divBdr>
                  <w:divsChild>
                    <w:div w:id="136262072">
                      <w:marLeft w:val="0"/>
                      <w:marRight w:val="0"/>
                      <w:marTop w:val="0"/>
                      <w:marBottom w:val="0"/>
                      <w:divBdr>
                        <w:top w:val="none" w:sz="0" w:space="0" w:color="auto"/>
                        <w:left w:val="none" w:sz="0" w:space="0" w:color="auto"/>
                        <w:bottom w:val="none" w:sz="0" w:space="0" w:color="auto"/>
                        <w:right w:val="none" w:sz="0" w:space="0" w:color="auto"/>
                      </w:divBdr>
                    </w:div>
                  </w:divsChild>
                </w:div>
                <w:div w:id="1951349740">
                  <w:marLeft w:val="0"/>
                  <w:marRight w:val="0"/>
                  <w:marTop w:val="0"/>
                  <w:marBottom w:val="0"/>
                  <w:divBdr>
                    <w:top w:val="none" w:sz="0" w:space="0" w:color="auto"/>
                    <w:left w:val="none" w:sz="0" w:space="0" w:color="auto"/>
                    <w:bottom w:val="none" w:sz="0" w:space="0" w:color="auto"/>
                    <w:right w:val="none" w:sz="0" w:space="0" w:color="auto"/>
                  </w:divBdr>
                  <w:divsChild>
                    <w:div w:id="2126070485">
                      <w:marLeft w:val="0"/>
                      <w:marRight w:val="0"/>
                      <w:marTop w:val="0"/>
                      <w:marBottom w:val="0"/>
                      <w:divBdr>
                        <w:top w:val="none" w:sz="0" w:space="0" w:color="auto"/>
                        <w:left w:val="none" w:sz="0" w:space="0" w:color="auto"/>
                        <w:bottom w:val="none" w:sz="0" w:space="0" w:color="auto"/>
                        <w:right w:val="none" w:sz="0" w:space="0" w:color="auto"/>
                      </w:divBdr>
                    </w:div>
                  </w:divsChild>
                </w:div>
                <w:div w:id="2058583818">
                  <w:marLeft w:val="0"/>
                  <w:marRight w:val="0"/>
                  <w:marTop w:val="0"/>
                  <w:marBottom w:val="0"/>
                  <w:divBdr>
                    <w:top w:val="none" w:sz="0" w:space="0" w:color="auto"/>
                    <w:left w:val="none" w:sz="0" w:space="0" w:color="auto"/>
                    <w:bottom w:val="none" w:sz="0" w:space="0" w:color="auto"/>
                    <w:right w:val="none" w:sz="0" w:space="0" w:color="auto"/>
                  </w:divBdr>
                  <w:divsChild>
                    <w:div w:id="6238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4436">
          <w:marLeft w:val="0"/>
          <w:marRight w:val="0"/>
          <w:marTop w:val="0"/>
          <w:marBottom w:val="0"/>
          <w:divBdr>
            <w:top w:val="none" w:sz="0" w:space="0" w:color="auto"/>
            <w:left w:val="none" w:sz="0" w:space="0" w:color="auto"/>
            <w:bottom w:val="none" w:sz="0" w:space="0" w:color="auto"/>
            <w:right w:val="none" w:sz="0" w:space="0" w:color="auto"/>
          </w:divBdr>
        </w:div>
      </w:divsChild>
    </w:div>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1017343429">
      <w:bodyDiv w:val="1"/>
      <w:marLeft w:val="0"/>
      <w:marRight w:val="0"/>
      <w:marTop w:val="0"/>
      <w:marBottom w:val="0"/>
      <w:divBdr>
        <w:top w:val="none" w:sz="0" w:space="0" w:color="auto"/>
        <w:left w:val="none" w:sz="0" w:space="0" w:color="auto"/>
        <w:bottom w:val="none" w:sz="0" w:space="0" w:color="auto"/>
        <w:right w:val="none" w:sz="0" w:space="0" w:color="auto"/>
      </w:divBdr>
      <w:divsChild>
        <w:div w:id="1893468462">
          <w:marLeft w:val="0"/>
          <w:marRight w:val="0"/>
          <w:marTop w:val="0"/>
          <w:marBottom w:val="0"/>
          <w:divBdr>
            <w:top w:val="none" w:sz="0" w:space="0" w:color="auto"/>
            <w:left w:val="none" w:sz="0" w:space="0" w:color="auto"/>
            <w:bottom w:val="none" w:sz="0" w:space="0" w:color="auto"/>
            <w:right w:val="none" w:sz="0" w:space="0" w:color="auto"/>
          </w:divBdr>
          <w:divsChild>
            <w:div w:id="2387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18454">
      <w:bodyDiv w:val="1"/>
      <w:marLeft w:val="0"/>
      <w:marRight w:val="0"/>
      <w:marTop w:val="0"/>
      <w:marBottom w:val="0"/>
      <w:divBdr>
        <w:top w:val="none" w:sz="0" w:space="0" w:color="auto"/>
        <w:left w:val="none" w:sz="0" w:space="0" w:color="auto"/>
        <w:bottom w:val="none" w:sz="0" w:space="0" w:color="auto"/>
        <w:right w:val="none" w:sz="0" w:space="0" w:color="auto"/>
      </w:divBdr>
    </w:div>
    <w:div w:id="1296370191">
      <w:bodyDiv w:val="1"/>
      <w:marLeft w:val="0"/>
      <w:marRight w:val="0"/>
      <w:marTop w:val="0"/>
      <w:marBottom w:val="0"/>
      <w:divBdr>
        <w:top w:val="none" w:sz="0" w:space="0" w:color="auto"/>
        <w:left w:val="none" w:sz="0" w:space="0" w:color="auto"/>
        <w:bottom w:val="none" w:sz="0" w:space="0" w:color="auto"/>
        <w:right w:val="none" w:sz="0" w:space="0" w:color="auto"/>
      </w:divBdr>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617559978">
      <w:bodyDiv w:val="1"/>
      <w:marLeft w:val="0"/>
      <w:marRight w:val="0"/>
      <w:marTop w:val="0"/>
      <w:marBottom w:val="0"/>
      <w:divBdr>
        <w:top w:val="none" w:sz="0" w:space="0" w:color="auto"/>
        <w:left w:val="none" w:sz="0" w:space="0" w:color="auto"/>
        <w:bottom w:val="none" w:sz="0" w:space="0" w:color="auto"/>
        <w:right w:val="none" w:sz="0" w:space="0" w:color="auto"/>
      </w:divBdr>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01108851">
      <w:bodyDiv w:val="1"/>
      <w:marLeft w:val="0"/>
      <w:marRight w:val="0"/>
      <w:marTop w:val="0"/>
      <w:marBottom w:val="0"/>
      <w:divBdr>
        <w:top w:val="none" w:sz="0" w:space="0" w:color="auto"/>
        <w:left w:val="none" w:sz="0" w:space="0" w:color="auto"/>
        <w:bottom w:val="none" w:sz="0" w:space="0" w:color="auto"/>
        <w:right w:val="none" w:sz="0" w:space="0" w:color="auto"/>
      </w:divBdr>
      <w:divsChild>
        <w:div w:id="407576675">
          <w:marLeft w:val="0"/>
          <w:marRight w:val="0"/>
          <w:marTop w:val="0"/>
          <w:marBottom w:val="0"/>
          <w:divBdr>
            <w:top w:val="none" w:sz="0" w:space="0" w:color="auto"/>
            <w:left w:val="none" w:sz="0" w:space="0" w:color="auto"/>
            <w:bottom w:val="none" w:sz="0" w:space="0" w:color="auto"/>
            <w:right w:val="none" w:sz="0" w:space="0" w:color="auto"/>
          </w:divBdr>
          <w:divsChild>
            <w:div w:id="3357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23155">
      <w:bodyDiv w:val="1"/>
      <w:marLeft w:val="0"/>
      <w:marRight w:val="0"/>
      <w:marTop w:val="0"/>
      <w:marBottom w:val="0"/>
      <w:divBdr>
        <w:top w:val="none" w:sz="0" w:space="0" w:color="auto"/>
        <w:left w:val="none" w:sz="0" w:space="0" w:color="auto"/>
        <w:bottom w:val="none" w:sz="0" w:space="0" w:color="auto"/>
        <w:right w:val="none" w:sz="0" w:space="0" w:color="auto"/>
      </w:divBdr>
    </w:div>
    <w:div w:id="2089837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emf"/><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hyperlink" Target="mailto:mirzareynaldi@pu.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E80AD1-B511-437D-9EC6-E71B406ED00D}">
  <ds:schemaRefs>
    <ds:schemaRef ds:uri="http://schemas.microsoft.com/sharepoint/v3/contenttype/forms"/>
  </ds:schemaRefs>
</ds:datastoreItem>
</file>

<file path=customXml/itemProps2.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customXml/itemProps3.xml><?xml version="1.0" encoding="utf-8"?>
<ds:datastoreItem xmlns:ds="http://schemas.openxmlformats.org/officeDocument/2006/customXml" ds:itemID="{3564FCC2-057E-4FC9-A26B-7DCC8F105261}">
  <ds:schemaRefs>
    <ds:schemaRef ds:uri="http://schemas.openxmlformats.org/officeDocument/2006/bibliography"/>
  </ds:schemaRefs>
</ds:datastoreItem>
</file>

<file path=customXml/itemProps4.xml><?xml version="1.0" encoding="utf-8"?>
<ds:datastoreItem xmlns:ds="http://schemas.openxmlformats.org/officeDocument/2006/customXml" ds:itemID="{B2258E53-AF26-4270-994C-9311723A94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3</Pages>
  <Words>3230</Words>
  <Characters>18413</Characters>
  <Application>Microsoft Office Word</Application>
  <DocSecurity>0</DocSecurity>
  <Lines>153</Lines>
  <Paragraphs>43</Paragraphs>
  <ScaleCrop>false</ScaleCrop>
  <Company/>
  <LinksUpToDate>false</LinksUpToDate>
  <CharactersWithSpaces>21600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238</cp:revision>
  <cp:lastPrinted>2025-05-23T02:05:00Z</cp:lastPrinted>
  <dcterms:created xsi:type="dcterms:W3CDTF">2025-04-22T09:30:00Z</dcterms:created>
  <dcterms:modified xsi:type="dcterms:W3CDTF">2026-02-05T04:31:00Z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